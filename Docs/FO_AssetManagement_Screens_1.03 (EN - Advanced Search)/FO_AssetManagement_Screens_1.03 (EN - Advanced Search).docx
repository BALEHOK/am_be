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687" w:rsidRPr="00FE01CC" w:rsidRDefault="0050497C" w:rsidP="0050497C">
      <w:pPr>
        <w:jc w:val="center"/>
      </w:pPr>
      <w:r w:rsidRPr="00FE01CC">
        <w:rPr>
          <w:noProof/>
          <w:lang w:eastAsia="nl-BE"/>
        </w:rPr>
        <w:drawing>
          <wp:inline distT="0" distB="0" distL="0" distR="0">
            <wp:extent cx="1343025" cy="11715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43025" cy="1171575"/>
                    </a:xfrm>
                    <a:prstGeom prst="rect">
                      <a:avLst/>
                    </a:prstGeom>
                    <a:noFill/>
                    <a:ln w="9525">
                      <a:noFill/>
                      <a:miter lim="800000"/>
                      <a:headEnd/>
                      <a:tailEnd/>
                    </a:ln>
                  </pic:spPr>
                </pic:pic>
              </a:graphicData>
            </a:graphic>
          </wp:inline>
        </w:drawing>
      </w:r>
    </w:p>
    <w:p w:rsidR="00674687" w:rsidRPr="00FE01CC" w:rsidRDefault="00674687"/>
    <w:p w:rsidR="00674687" w:rsidRPr="00FE01CC" w:rsidRDefault="00674687"/>
    <w:p w:rsidR="00674687" w:rsidRPr="00FE01CC" w:rsidRDefault="00674687"/>
    <w:p w:rsidR="00674687" w:rsidRPr="00FE01CC" w:rsidRDefault="00674687"/>
    <w:p w:rsidR="00943AB9" w:rsidRPr="00FE01CC" w:rsidRDefault="00943AB9"/>
    <w:p w:rsidR="00943AB9" w:rsidRPr="00FE01CC" w:rsidRDefault="00943AB9"/>
    <w:p w:rsidR="00943AB9" w:rsidRPr="00FE01CC" w:rsidRDefault="00943AB9"/>
    <w:p w:rsidR="00943AB9" w:rsidRPr="00FE01CC" w:rsidRDefault="00943AB9"/>
    <w:p w:rsidR="00943AB9" w:rsidRPr="00FE01CC" w:rsidRDefault="00943AB9"/>
    <w:p w:rsidR="00943AB9" w:rsidRPr="00FE01CC" w:rsidRDefault="00943AB9"/>
    <w:p w:rsidR="00674687" w:rsidRPr="00FE01CC" w:rsidRDefault="00674687"/>
    <w:p w:rsidR="00674687" w:rsidRPr="00FE01CC" w:rsidRDefault="00674687" w:rsidP="00674687">
      <w:pPr>
        <w:pStyle w:val="BoldColor"/>
      </w:pPr>
    </w:p>
    <w:p w:rsidR="00674687" w:rsidRPr="00FE01CC" w:rsidRDefault="00674687"/>
    <w:p w:rsidR="0050497C" w:rsidRPr="00FE01CC" w:rsidRDefault="0050497C"/>
    <w:p w:rsidR="00674687" w:rsidRPr="00FE01CC" w:rsidRDefault="00674687"/>
    <w:p w:rsidR="00674687" w:rsidRPr="00FE01CC" w:rsidRDefault="00674687"/>
    <w:p w:rsidR="00674687" w:rsidRPr="00FE01CC" w:rsidRDefault="00674687"/>
    <w:p w:rsidR="00674687" w:rsidRPr="00FE01CC" w:rsidRDefault="00674687"/>
    <w:p w:rsidR="00674687" w:rsidRPr="00FE01CC" w:rsidRDefault="00674687" w:rsidP="00716ECE">
      <w:pPr>
        <w:pBdr>
          <w:top w:val="single" w:sz="4" w:space="1" w:color="7B9E03"/>
          <w:left w:val="single" w:sz="4" w:space="4" w:color="7B9E03"/>
          <w:bottom w:val="single" w:sz="4" w:space="1" w:color="7B9E03"/>
          <w:right w:val="single" w:sz="4" w:space="4" w:color="7B9E03"/>
        </w:pBdr>
        <w:shd w:val="clear" w:color="auto" w:fill="7B9E03"/>
        <w:jc w:val="center"/>
        <w:rPr>
          <w:color w:val="FFFFFF" w:themeColor="background1"/>
          <w:sz w:val="28"/>
          <w:szCs w:val="28"/>
        </w:rPr>
      </w:pPr>
    </w:p>
    <w:p w:rsidR="00674687" w:rsidRPr="00FE01CC" w:rsidRDefault="00EF451C" w:rsidP="000B4B45">
      <w:pPr>
        <w:pBdr>
          <w:top w:val="single" w:sz="4" w:space="1" w:color="7B9E03"/>
          <w:left w:val="single" w:sz="4" w:space="4" w:color="7B9E03"/>
          <w:bottom w:val="single" w:sz="4" w:space="1" w:color="7B9E03"/>
          <w:right w:val="single" w:sz="4" w:space="4" w:color="7B9E03"/>
        </w:pBdr>
        <w:shd w:val="clear" w:color="auto" w:fill="7B9E03"/>
        <w:jc w:val="center"/>
        <w:outlineLvl w:val="0"/>
        <w:rPr>
          <w:color w:val="FFFFFF" w:themeColor="background1"/>
          <w:sz w:val="56"/>
          <w:szCs w:val="56"/>
        </w:rPr>
      </w:pPr>
      <w:bookmarkStart w:id="0" w:name="_Toc225168037"/>
      <w:r w:rsidRPr="00FE01CC">
        <w:rPr>
          <w:color w:val="FFFFFF" w:themeColor="background1"/>
          <w:sz w:val="56"/>
          <w:szCs w:val="56"/>
        </w:rPr>
        <w:t xml:space="preserve">ACV </w:t>
      </w:r>
      <w:r w:rsidR="00515EB6" w:rsidRPr="00FE01CC">
        <w:rPr>
          <w:color w:val="FFFFFF" w:themeColor="background1"/>
          <w:sz w:val="56"/>
          <w:szCs w:val="56"/>
        </w:rPr>
        <w:t>AssetManagement</w:t>
      </w:r>
      <w:bookmarkEnd w:id="0"/>
    </w:p>
    <w:p w:rsidR="00674687" w:rsidRPr="00FE01CC" w:rsidRDefault="00515EB6" w:rsidP="000B4B45">
      <w:pPr>
        <w:pBdr>
          <w:top w:val="single" w:sz="4" w:space="1" w:color="7B9E03"/>
          <w:left w:val="single" w:sz="4" w:space="4" w:color="7B9E03"/>
          <w:bottom w:val="single" w:sz="4" w:space="1" w:color="7B9E03"/>
          <w:right w:val="single" w:sz="4" w:space="4" w:color="7B9E03"/>
        </w:pBdr>
        <w:shd w:val="clear" w:color="auto" w:fill="7B9E03"/>
        <w:jc w:val="center"/>
        <w:outlineLvl w:val="0"/>
        <w:rPr>
          <w:b/>
          <w:color w:val="FFFFFF" w:themeColor="background1"/>
          <w:sz w:val="56"/>
          <w:szCs w:val="56"/>
        </w:rPr>
      </w:pPr>
      <w:bookmarkStart w:id="1" w:name="_Toc225168038"/>
      <w:r w:rsidRPr="00FE01CC">
        <w:rPr>
          <w:b/>
          <w:color w:val="FFFFFF" w:themeColor="background1"/>
          <w:sz w:val="56"/>
          <w:szCs w:val="56"/>
        </w:rPr>
        <w:t>Technisch</w:t>
      </w:r>
      <w:r w:rsidR="00674687" w:rsidRPr="00FE01CC">
        <w:rPr>
          <w:b/>
          <w:color w:val="FFFFFF" w:themeColor="background1"/>
          <w:sz w:val="56"/>
          <w:szCs w:val="56"/>
        </w:rPr>
        <w:t xml:space="preserve"> ontwerp</w:t>
      </w:r>
      <w:r w:rsidR="00F465DC">
        <w:rPr>
          <w:b/>
          <w:color w:val="FFFFFF" w:themeColor="background1"/>
          <w:sz w:val="56"/>
          <w:szCs w:val="56"/>
        </w:rPr>
        <w:t xml:space="preserve"> - </w:t>
      </w:r>
      <w:r w:rsidR="005E35C9">
        <w:rPr>
          <w:b/>
          <w:color w:val="FFFFFF" w:themeColor="background1"/>
          <w:sz w:val="56"/>
          <w:szCs w:val="56"/>
        </w:rPr>
        <w:t>Schermen</w:t>
      </w:r>
      <w:bookmarkEnd w:id="1"/>
    </w:p>
    <w:p w:rsidR="00674687" w:rsidRPr="00FE01CC" w:rsidRDefault="00674687" w:rsidP="00716ECE">
      <w:pPr>
        <w:pBdr>
          <w:top w:val="single" w:sz="4" w:space="1" w:color="7B9E03"/>
          <w:left w:val="single" w:sz="4" w:space="4" w:color="7B9E03"/>
          <w:bottom w:val="single" w:sz="4" w:space="1" w:color="7B9E03"/>
          <w:right w:val="single" w:sz="4" w:space="4" w:color="7B9E03"/>
        </w:pBdr>
        <w:shd w:val="clear" w:color="auto" w:fill="7B9E03"/>
        <w:jc w:val="center"/>
        <w:rPr>
          <w:b/>
          <w:color w:val="FFFFFF" w:themeColor="background1"/>
          <w:sz w:val="28"/>
          <w:szCs w:val="28"/>
        </w:rPr>
      </w:pPr>
    </w:p>
    <w:p w:rsidR="00674687" w:rsidRPr="00FE01CC" w:rsidRDefault="00674687"/>
    <w:p w:rsidR="00674687" w:rsidRPr="00FE01CC" w:rsidRDefault="00674687"/>
    <w:p w:rsidR="00674687" w:rsidRPr="00FE01CC" w:rsidRDefault="00674687"/>
    <w:p w:rsidR="00674687" w:rsidRPr="00FE01CC" w:rsidRDefault="00674687"/>
    <w:p w:rsidR="00674687" w:rsidRPr="00FE01CC" w:rsidRDefault="00674687"/>
    <w:p w:rsidR="00674687" w:rsidRPr="00FE01CC" w:rsidRDefault="00674687"/>
    <w:p w:rsidR="00674687" w:rsidRPr="00FE01CC" w:rsidRDefault="00674687"/>
    <w:p w:rsidR="00674687" w:rsidRPr="00FE01CC" w:rsidRDefault="00674687"/>
    <w:p w:rsidR="004C2554" w:rsidRPr="00FE01CC" w:rsidRDefault="004C2554"/>
    <w:p w:rsidR="00716ECE" w:rsidRPr="00FE01CC" w:rsidRDefault="00716ECE" w:rsidP="00674687">
      <w:pPr>
        <w:pStyle w:val="NormalGrey"/>
      </w:pPr>
    </w:p>
    <w:p w:rsidR="00716ECE" w:rsidRPr="00FE01CC" w:rsidRDefault="00716ECE" w:rsidP="00716ECE">
      <w:pPr>
        <w:pStyle w:val="NormalDarkGrey"/>
      </w:pPr>
      <w:r w:rsidRPr="00FE01CC">
        <w:rPr>
          <w:rStyle w:val="BoldColorChar"/>
        </w:rPr>
        <w:t>Author(s)</w:t>
      </w:r>
      <w:r w:rsidRPr="00FE01CC">
        <w:tab/>
      </w:r>
      <w:r w:rsidRPr="00FE01CC">
        <w:tab/>
      </w:r>
      <w:r w:rsidR="009B0B05" w:rsidRPr="00FE01CC">
        <w:tab/>
      </w:r>
      <w:r w:rsidR="009B0B05" w:rsidRPr="00FE01CC">
        <w:tab/>
      </w:r>
      <w:r w:rsidR="009B0B05" w:rsidRPr="00FE01CC">
        <w:tab/>
      </w:r>
      <w:r w:rsidRPr="00FE01CC">
        <w:t>Wouter Steegmans</w:t>
      </w:r>
      <w:r w:rsidR="00120D98" w:rsidRPr="00FE01CC">
        <w:t xml:space="preserve"> (Marpa Solutions BV)</w:t>
      </w:r>
    </w:p>
    <w:p w:rsidR="00716ECE" w:rsidRPr="00F465DC" w:rsidRDefault="00716ECE" w:rsidP="00F465DC">
      <w:pPr>
        <w:rPr>
          <w:rStyle w:val="NormalDarkGreyChar"/>
        </w:rPr>
      </w:pPr>
      <w:r w:rsidRPr="00F465DC">
        <w:rPr>
          <w:rStyle w:val="BoldColorChar"/>
        </w:rPr>
        <w:t>Version</w:t>
      </w:r>
      <w:r w:rsidRPr="00F465DC">
        <w:tab/>
      </w:r>
      <w:r w:rsidRPr="00F465DC">
        <w:tab/>
      </w:r>
      <w:r w:rsidRPr="00F465DC">
        <w:tab/>
      </w:r>
      <w:r w:rsidR="009B0B05" w:rsidRPr="00F465DC">
        <w:tab/>
      </w:r>
      <w:r w:rsidR="009B0B05" w:rsidRPr="00F465DC">
        <w:tab/>
      </w:r>
      <w:r w:rsidR="00023C3E">
        <w:rPr>
          <w:rStyle w:val="NormalDarkGreyChar"/>
        </w:rPr>
        <w:t>1</w:t>
      </w:r>
      <w:r w:rsidRPr="00F465DC">
        <w:rPr>
          <w:rStyle w:val="NormalDarkGreyChar"/>
        </w:rPr>
        <w:t>.</w:t>
      </w:r>
      <w:del w:id="2" w:author="Wouter" w:date="2009-03-24T14:42:00Z">
        <w:r w:rsidRPr="00F465DC" w:rsidDel="00E124D7">
          <w:rPr>
            <w:rStyle w:val="NormalDarkGreyChar"/>
          </w:rPr>
          <w:delText>0</w:delText>
        </w:r>
        <w:r w:rsidR="00023C3E" w:rsidDel="00E124D7">
          <w:rPr>
            <w:rStyle w:val="NormalDarkGreyChar"/>
          </w:rPr>
          <w:delText>2</w:delText>
        </w:r>
        <w:r w:rsidRPr="00F465DC" w:rsidDel="00E124D7">
          <w:rPr>
            <w:rStyle w:val="NormalDarkGreyChar"/>
          </w:rPr>
          <w:delText xml:space="preserve"> </w:delText>
        </w:r>
      </w:del>
      <w:ins w:id="3" w:author="Wouter" w:date="2009-03-24T14:42:00Z">
        <w:r w:rsidR="00E124D7" w:rsidRPr="00F465DC">
          <w:rPr>
            <w:rStyle w:val="NormalDarkGreyChar"/>
          </w:rPr>
          <w:t>0</w:t>
        </w:r>
        <w:r w:rsidR="00E124D7">
          <w:rPr>
            <w:rStyle w:val="NormalDarkGreyChar"/>
          </w:rPr>
          <w:t>3</w:t>
        </w:r>
      </w:ins>
      <w:ins w:id="4" w:author="Wouter" w:date="2009-03-24T14:43:00Z">
        <w:r w:rsidR="00E124D7">
          <w:rPr>
            <w:rStyle w:val="NormalDarkGreyChar"/>
          </w:rPr>
          <w:t xml:space="preserve"> </w:t>
        </w:r>
      </w:ins>
      <w:r w:rsidRPr="00F465DC">
        <w:rPr>
          <w:rStyle w:val="NormalDarkGreyChar"/>
        </w:rPr>
        <w:t>(</w:t>
      </w:r>
      <w:r w:rsidR="00F465DC">
        <w:rPr>
          <w:rStyle w:val="NormalDarkGreyChar"/>
        </w:rPr>
        <w:t>maart</w:t>
      </w:r>
      <w:r w:rsidR="002A7762" w:rsidRPr="00F465DC">
        <w:rPr>
          <w:rStyle w:val="NormalDarkGreyChar"/>
        </w:rPr>
        <w:t xml:space="preserve"> 2009</w:t>
      </w:r>
      <w:r w:rsidRPr="00F465DC">
        <w:rPr>
          <w:rStyle w:val="NormalDarkGreyChar"/>
        </w:rPr>
        <w:t>)</w:t>
      </w:r>
    </w:p>
    <w:p w:rsidR="00716ECE" w:rsidRPr="00FE01CC" w:rsidRDefault="00716ECE" w:rsidP="00716ECE">
      <w:pPr>
        <w:pStyle w:val="BoldColor"/>
        <w:rPr>
          <w:rStyle w:val="NormalDarkGreyChar"/>
          <w:b w:val="0"/>
        </w:rPr>
      </w:pPr>
      <w:r w:rsidRPr="00FE01CC">
        <w:t>Status</w:t>
      </w:r>
      <w:r w:rsidRPr="00FE01CC">
        <w:tab/>
      </w:r>
      <w:r w:rsidRPr="00FE01CC">
        <w:tab/>
      </w:r>
      <w:r w:rsidRPr="00FE01CC">
        <w:tab/>
      </w:r>
      <w:r w:rsidR="009B0B05" w:rsidRPr="00FE01CC">
        <w:tab/>
      </w:r>
      <w:r w:rsidR="009B0B05" w:rsidRPr="00FE01CC">
        <w:tab/>
      </w:r>
      <w:r w:rsidR="009B0B05" w:rsidRPr="00FE01CC">
        <w:tab/>
      </w:r>
      <w:r w:rsidRPr="00FE01CC">
        <w:rPr>
          <w:rStyle w:val="NormalDarkGreyChar"/>
          <w:b w:val="0"/>
        </w:rPr>
        <w:t>Draft</w:t>
      </w:r>
    </w:p>
    <w:p w:rsidR="00716ECE" w:rsidRPr="00FE01CC" w:rsidRDefault="00716ECE" w:rsidP="00716ECE">
      <w:pPr>
        <w:pStyle w:val="BoldColor"/>
        <w:rPr>
          <w:rStyle w:val="NormalDarkGreyChar"/>
        </w:rPr>
      </w:pPr>
      <w:r w:rsidRPr="00FE01CC">
        <w:t>Number of pages</w:t>
      </w:r>
      <w:r w:rsidRPr="00FE01CC">
        <w:tab/>
      </w:r>
      <w:r w:rsidR="009B0B05" w:rsidRPr="00FE01CC">
        <w:tab/>
      </w:r>
      <w:fldSimple w:instr=" NUMPAGES   \* MERGEFORMAT ">
        <w:r w:rsidR="00A25E90" w:rsidRPr="00A25E90">
          <w:rPr>
            <w:rStyle w:val="NormalDarkGreyChar"/>
            <w:b w:val="0"/>
            <w:noProof/>
          </w:rPr>
          <w:t>48</w:t>
        </w:r>
      </w:fldSimple>
    </w:p>
    <w:p w:rsidR="00716ECE" w:rsidRPr="00FE01CC" w:rsidRDefault="00716ECE" w:rsidP="009B0B05">
      <w:pPr>
        <w:pStyle w:val="BoldColor"/>
        <w:rPr>
          <w:rStyle w:val="NormalDarkGreyChar"/>
          <w:b w:val="0"/>
        </w:rPr>
      </w:pPr>
      <w:r w:rsidRPr="00FE01CC">
        <w:t>Language</w:t>
      </w:r>
      <w:r w:rsidRPr="00FE01CC">
        <w:tab/>
      </w:r>
      <w:r w:rsidRPr="00FE01CC">
        <w:tab/>
      </w:r>
      <w:r w:rsidR="009B0B05" w:rsidRPr="00FE01CC">
        <w:tab/>
      </w:r>
      <w:r w:rsidR="009B0B05" w:rsidRPr="00FE01CC">
        <w:tab/>
      </w:r>
      <w:r w:rsidR="009B0B05" w:rsidRPr="00FE01CC">
        <w:tab/>
      </w:r>
      <w:r w:rsidRPr="00FE01CC">
        <w:rPr>
          <w:rStyle w:val="NormalDarkGreyChar"/>
          <w:b w:val="0"/>
        </w:rPr>
        <w:t>Dutch</w:t>
      </w:r>
      <w:ins w:id="5" w:author="Wouter" w:date="2009-03-24T14:42:00Z">
        <w:r w:rsidR="00E124D7">
          <w:rPr>
            <w:rStyle w:val="NormalDarkGreyChar"/>
            <w:b w:val="0"/>
          </w:rPr>
          <w:t xml:space="preserve"> &amp; English</w:t>
        </w:r>
      </w:ins>
      <w:r w:rsidRPr="00FE01CC">
        <w:rPr>
          <w:rStyle w:val="NormalDarkGreyChar"/>
          <w:b w:val="0"/>
        </w:rPr>
        <w:t xml:space="preserve"> (Nederlands</w:t>
      </w:r>
      <w:ins w:id="6" w:author="Wouter" w:date="2009-03-24T14:43:00Z">
        <w:r w:rsidR="00E124D7">
          <w:rPr>
            <w:rStyle w:val="NormalDarkGreyChar"/>
            <w:b w:val="0"/>
          </w:rPr>
          <w:t xml:space="preserve"> &amp; Engels</w:t>
        </w:r>
      </w:ins>
      <w:r w:rsidRPr="00FE01CC">
        <w:rPr>
          <w:rStyle w:val="NormalDarkGreyChar"/>
          <w:b w:val="0"/>
        </w:rPr>
        <w:t>)</w:t>
      </w:r>
    </w:p>
    <w:p w:rsidR="00716ECE" w:rsidRPr="00817381" w:rsidRDefault="00716ECE" w:rsidP="00716ECE">
      <w:pPr>
        <w:pStyle w:val="BoldColor"/>
        <w:rPr>
          <w:rStyle w:val="NormalDarkGreyChar"/>
          <w:b w:val="0"/>
          <w:lang w:val="en-US"/>
        </w:rPr>
      </w:pPr>
      <w:r w:rsidRPr="00817381">
        <w:rPr>
          <w:lang w:val="en-US"/>
        </w:rPr>
        <w:t>Date created</w:t>
      </w:r>
      <w:r w:rsidRPr="00817381">
        <w:rPr>
          <w:lang w:val="en-US"/>
        </w:rPr>
        <w:tab/>
      </w:r>
      <w:r w:rsidRPr="00817381">
        <w:rPr>
          <w:lang w:val="en-US"/>
        </w:rPr>
        <w:tab/>
      </w:r>
      <w:r w:rsidR="009B0B05" w:rsidRPr="00817381">
        <w:rPr>
          <w:lang w:val="en-US"/>
        </w:rPr>
        <w:tab/>
      </w:r>
      <w:r w:rsidR="009B0B05" w:rsidRPr="00817381">
        <w:rPr>
          <w:lang w:val="en-US"/>
        </w:rPr>
        <w:tab/>
      </w:r>
      <w:r w:rsidR="0023114D" w:rsidRPr="00FE01CC">
        <w:rPr>
          <w:rStyle w:val="NormalDarkGreyChar"/>
          <w:b w:val="0"/>
        </w:rPr>
        <w:fldChar w:fldCharType="begin"/>
      </w:r>
      <w:r w:rsidR="00120D98" w:rsidRPr="00FE01CC">
        <w:rPr>
          <w:rStyle w:val="NormalDarkGreyChar"/>
          <w:b w:val="0"/>
        </w:rPr>
        <w:instrText xml:space="preserve"> CREATEDATE  \@ "d/MM/yyyy H:mm:ss"  \* MERGEFORMAT </w:instrText>
      </w:r>
      <w:r w:rsidR="0023114D" w:rsidRPr="00FE01CC">
        <w:rPr>
          <w:rStyle w:val="NormalDarkGreyChar"/>
          <w:b w:val="0"/>
        </w:rPr>
        <w:fldChar w:fldCharType="separate"/>
      </w:r>
      <w:r w:rsidR="00450D20">
        <w:rPr>
          <w:rStyle w:val="NormalDarkGreyChar"/>
          <w:b w:val="0"/>
          <w:noProof/>
        </w:rPr>
        <w:t>9/03/2009 10:07:00</w:t>
      </w:r>
      <w:r w:rsidR="0023114D" w:rsidRPr="00FE01CC">
        <w:rPr>
          <w:rStyle w:val="NormalDarkGreyChar"/>
          <w:b w:val="0"/>
        </w:rPr>
        <w:fldChar w:fldCharType="end"/>
      </w:r>
    </w:p>
    <w:p w:rsidR="00716ECE" w:rsidRPr="00817381" w:rsidRDefault="00716ECE" w:rsidP="00716ECE">
      <w:pPr>
        <w:pStyle w:val="BoldColor"/>
        <w:rPr>
          <w:rStyle w:val="NormalDarkGreyChar"/>
          <w:b w:val="0"/>
          <w:lang w:val="en-US"/>
        </w:rPr>
      </w:pPr>
      <w:r w:rsidRPr="00817381">
        <w:rPr>
          <w:lang w:val="en-US"/>
        </w:rPr>
        <w:t>Date modified</w:t>
      </w:r>
      <w:r w:rsidR="00120D98" w:rsidRPr="00817381">
        <w:rPr>
          <w:lang w:val="en-US"/>
        </w:rPr>
        <w:tab/>
      </w:r>
      <w:r w:rsidR="00120D98" w:rsidRPr="00817381">
        <w:rPr>
          <w:lang w:val="en-US"/>
        </w:rPr>
        <w:tab/>
      </w:r>
      <w:r w:rsidR="009B0B05" w:rsidRPr="00817381">
        <w:rPr>
          <w:lang w:val="en-US"/>
        </w:rPr>
        <w:tab/>
      </w:r>
      <w:r w:rsidR="0023114D" w:rsidRPr="00FE01CC">
        <w:rPr>
          <w:rStyle w:val="NormalDarkGreyChar"/>
          <w:b w:val="0"/>
        </w:rPr>
        <w:fldChar w:fldCharType="begin"/>
      </w:r>
      <w:r w:rsidR="00120D98" w:rsidRPr="00FE01CC">
        <w:rPr>
          <w:rStyle w:val="NormalDarkGreyChar"/>
          <w:b w:val="0"/>
        </w:rPr>
        <w:instrText xml:space="preserve"> SAVEDATE  \@ "d/MM/yyyy H:mm:ss"  \* MERGEFORMAT </w:instrText>
      </w:r>
      <w:r w:rsidR="0023114D" w:rsidRPr="00FE01CC">
        <w:rPr>
          <w:rStyle w:val="NormalDarkGreyChar"/>
          <w:b w:val="0"/>
        </w:rPr>
        <w:fldChar w:fldCharType="separate"/>
      </w:r>
      <w:ins w:id="7" w:author="Wouter" w:date="2012-02-22T09:52:00Z">
        <w:r w:rsidR="00D45694">
          <w:rPr>
            <w:rStyle w:val="NormalDarkGreyChar"/>
            <w:b w:val="0"/>
            <w:noProof/>
          </w:rPr>
          <w:t>25/03/2009 15:48:00</w:t>
        </w:r>
      </w:ins>
      <w:del w:id="8" w:author="Wouter" w:date="2012-02-22T09:52:00Z">
        <w:r w:rsidR="00801ABD" w:rsidDel="00D45694">
          <w:rPr>
            <w:rStyle w:val="NormalDarkGreyChar"/>
            <w:b w:val="0"/>
            <w:noProof/>
          </w:rPr>
          <w:delText>18/03/2009 19:34:00</w:delText>
        </w:r>
      </w:del>
      <w:r w:rsidR="0023114D" w:rsidRPr="00FE01CC">
        <w:rPr>
          <w:rStyle w:val="NormalDarkGreyChar"/>
          <w:b w:val="0"/>
        </w:rPr>
        <w:fldChar w:fldCharType="end"/>
      </w:r>
    </w:p>
    <w:p w:rsidR="00716ECE" w:rsidRPr="00817381" w:rsidRDefault="00716ECE" w:rsidP="00716ECE">
      <w:pPr>
        <w:pStyle w:val="BoldColor"/>
        <w:pBdr>
          <w:bottom w:val="dotted" w:sz="4" w:space="1" w:color="auto"/>
        </w:pBdr>
        <w:rPr>
          <w:lang w:val="en-US"/>
        </w:rPr>
      </w:pPr>
    </w:p>
    <w:p w:rsidR="00716ECE" w:rsidRPr="00817381" w:rsidRDefault="00716ECE" w:rsidP="004C2554">
      <w:pPr>
        <w:pStyle w:val="NormalDarkGrey"/>
        <w:spacing w:before="120"/>
        <w:jc w:val="center"/>
        <w:rPr>
          <w:lang w:val="en-US"/>
        </w:rPr>
      </w:pPr>
      <w:r w:rsidRPr="00817381">
        <w:rPr>
          <w:lang w:val="en-US"/>
        </w:rPr>
        <w:t>© Copyright 200</w:t>
      </w:r>
      <w:r w:rsidR="00625C46" w:rsidRPr="00817381">
        <w:rPr>
          <w:lang w:val="en-US"/>
        </w:rPr>
        <w:t>9</w:t>
      </w:r>
      <w:r w:rsidRPr="00817381">
        <w:rPr>
          <w:lang w:val="en-US"/>
        </w:rPr>
        <w:t xml:space="preserve"> – ACV Metaal</w:t>
      </w:r>
    </w:p>
    <w:p w:rsidR="00E019AE" w:rsidRPr="00FE01CC" w:rsidRDefault="00295365" w:rsidP="000B4B45">
      <w:pPr>
        <w:outlineLvl w:val="0"/>
        <w:rPr>
          <w:rFonts w:asciiTheme="majorHAnsi" w:hAnsiTheme="majorHAnsi"/>
          <w:b/>
          <w:color w:val="7B9E03"/>
          <w:sz w:val="32"/>
        </w:rPr>
      </w:pPr>
      <w:bookmarkStart w:id="9" w:name="_Toc225168039"/>
      <w:r w:rsidRPr="00FE01CC">
        <w:rPr>
          <w:rFonts w:asciiTheme="majorHAnsi" w:hAnsiTheme="majorHAnsi"/>
          <w:b/>
          <w:color w:val="7B9E03"/>
          <w:sz w:val="32"/>
        </w:rPr>
        <w:lastRenderedPageBreak/>
        <w:t>Inhoudsopgave</w:t>
      </w:r>
      <w:bookmarkEnd w:id="9"/>
    </w:p>
    <w:p w:rsidR="00450D20" w:rsidRDefault="0023114D">
      <w:pPr>
        <w:pStyle w:val="Inhopg1"/>
        <w:tabs>
          <w:tab w:val="right" w:leader="dot" w:pos="10309"/>
        </w:tabs>
        <w:rPr>
          <w:rFonts w:eastAsiaTheme="minorEastAsia"/>
          <w:b w:val="0"/>
          <w:bCs w:val="0"/>
          <w:caps w:val="0"/>
          <w:noProof/>
          <w:color w:val="auto"/>
          <w:sz w:val="22"/>
          <w:szCs w:val="22"/>
          <w:lang w:eastAsia="nl-BE"/>
        </w:rPr>
      </w:pPr>
      <w:r w:rsidRPr="00FE01CC">
        <w:fldChar w:fldCharType="begin"/>
      </w:r>
      <w:r w:rsidR="00295365" w:rsidRPr="00FE01CC">
        <w:instrText xml:space="preserve"> TOC \o "1-4" \h \z \u </w:instrText>
      </w:r>
      <w:r w:rsidRPr="00FE01CC">
        <w:fldChar w:fldCharType="separate"/>
      </w:r>
      <w:hyperlink w:anchor="_Toc225168037" w:history="1">
        <w:r w:rsidR="00450D20" w:rsidRPr="007A682A">
          <w:rPr>
            <w:rStyle w:val="Hyperlink"/>
            <w:noProof/>
          </w:rPr>
          <w:t>ACV AssetManagement</w:t>
        </w:r>
        <w:r w:rsidR="00450D20">
          <w:rPr>
            <w:noProof/>
            <w:webHidden/>
          </w:rPr>
          <w:tab/>
        </w:r>
        <w:r>
          <w:rPr>
            <w:noProof/>
            <w:webHidden/>
          </w:rPr>
          <w:fldChar w:fldCharType="begin"/>
        </w:r>
        <w:r w:rsidR="00450D20">
          <w:rPr>
            <w:noProof/>
            <w:webHidden/>
          </w:rPr>
          <w:instrText xml:space="preserve"> PAGEREF _Toc225168037 \h </w:instrText>
        </w:r>
        <w:r>
          <w:rPr>
            <w:noProof/>
            <w:webHidden/>
          </w:rPr>
        </w:r>
        <w:r>
          <w:rPr>
            <w:noProof/>
            <w:webHidden/>
          </w:rPr>
          <w:fldChar w:fldCharType="separate"/>
        </w:r>
        <w:r w:rsidR="00A25E90">
          <w:rPr>
            <w:noProof/>
            <w:webHidden/>
          </w:rPr>
          <w:t>1</w:t>
        </w:r>
        <w:r>
          <w:rPr>
            <w:noProof/>
            <w:webHidden/>
          </w:rPr>
          <w:fldChar w:fldCharType="end"/>
        </w:r>
      </w:hyperlink>
    </w:p>
    <w:p w:rsidR="00450D20" w:rsidRDefault="00D05586">
      <w:pPr>
        <w:pStyle w:val="Inhopg1"/>
        <w:tabs>
          <w:tab w:val="right" w:leader="dot" w:pos="10309"/>
        </w:tabs>
        <w:rPr>
          <w:rFonts w:eastAsiaTheme="minorEastAsia"/>
          <w:b w:val="0"/>
          <w:bCs w:val="0"/>
          <w:caps w:val="0"/>
          <w:noProof/>
          <w:color w:val="auto"/>
          <w:sz w:val="22"/>
          <w:szCs w:val="22"/>
          <w:lang w:eastAsia="nl-BE"/>
        </w:rPr>
      </w:pPr>
      <w:hyperlink w:anchor="_Toc225168038" w:history="1">
        <w:r w:rsidR="00450D20" w:rsidRPr="007A682A">
          <w:rPr>
            <w:rStyle w:val="Hyperlink"/>
            <w:noProof/>
          </w:rPr>
          <w:t>Technisch ontwerp - Schermen</w:t>
        </w:r>
        <w:r w:rsidR="00450D20">
          <w:rPr>
            <w:noProof/>
            <w:webHidden/>
          </w:rPr>
          <w:tab/>
        </w:r>
        <w:r w:rsidR="0023114D">
          <w:rPr>
            <w:noProof/>
            <w:webHidden/>
          </w:rPr>
          <w:fldChar w:fldCharType="begin"/>
        </w:r>
        <w:r w:rsidR="00450D20">
          <w:rPr>
            <w:noProof/>
            <w:webHidden/>
          </w:rPr>
          <w:instrText xml:space="preserve"> PAGEREF _Toc225168038 \h </w:instrText>
        </w:r>
        <w:r w:rsidR="0023114D">
          <w:rPr>
            <w:noProof/>
            <w:webHidden/>
          </w:rPr>
        </w:r>
        <w:r w:rsidR="0023114D">
          <w:rPr>
            <w:noProof/>
            <w:webHidden/>
          </w:rPr>
          <w:fldChar w:fldCharType="separate"/>
        </w:r>
        <w:r w:rsidR="00A25E90">
          <w:rPr>
            <w:noProof/>
            <w:webHidden/>
          </w:rPr>
          <w:t>1</w:t>
        </w:r>
        <w:r w:rsidR="0023114D">
          <w:rPr>
            <w:noProof/>
            <w:webHidden/>
          </w:rPr>
          <w:fldChar w:fldCharType="end"/>
        </w:r>
      </w:hyperlink>
    </w:p>
    <w:p w:rsidR="00450D20" w:rsidRDefault="00D05586">
      <w:pPr>
        <w:pStyle w:val="Inhopg1"/>
        <w:tabs>
          <w:tab w:val="right" w:leader="dot" w:pos="10309"/>
        </w:tabs>
        <w:rPr>
          <w:rFonts w:eastAsiaTheme="minorEastAsia"/>
          <w:b w:val="0"/>
          <w:bCs w:val="0"/>
          <w:caps w:val="0"/>
          <w:noProof/>
          <w:color w:val="auto"/>
          <w:sz w:val="22"/>
          <w:szCs w:val="22"/>
          <w:lang w:eastAsia="nl-BE"/>
        </w:rPr>
      </w:pPr>
      <w:hyperlink w:anchor="_Toc225168039" w:history="1">
        <w:r w:rsidR="00450D20" w:rsidRPr="007A682A">
          <w:rPr>
            <w:rStyle w:val="Hyperlink"/>
            <w:rFonts w:asciiTheme="majorHAnsi" w:hAnsiTheme="majorHAnsi"/>
            <w:noProof/>
          </w:rPr>
          <w:t>Inhoudsopgave</w:t>
        </w:r>
        <w:r w:rsidR="00450D20">
          <w:rPr>
            <w:noProof/>
            <w:webHidden/>
          </w:rPr>
          <w:tab/>
        </w:r>
        <w:r w:rsidR="0023114D">
          <w:rPr>
            <w:noProof/>
            <w:webHidden/>
          </w:rPr>
          <w:fldChar w:fldCharType="begin"/>
        </w:r>
        <w:r w:rsidR="00450D20">
          <w:rPr>
            <w:noProof/>
            <w:webHidden/>
          </w:rPr>
          <w:instrText xml:space="preserve"> PAGEREF _Toc225168039 \h </w:instrText>
        </w:r>
        <w:r w:rsidR="0023114D">
          <w:rPr>
            <w:noProof/>
            <w:webHidden/>
          </w:rPr>
        </w:r>
        <w:r w:rsidR="0023114D">
          <w:rPr>
            <w:noProof/>
            <w:webHidden/>
          </w:rPr>
          <w:fldChar w:fldCharType="separate"/>
        </w:r>
        <w:r w:rsidR="00A25E90">
          <w:rPr>
            <w:noProof/>
            <w:webHidden/>
          </w:rPr>
          <w:t>2</w:t>
        </w:r>
        <w:r w:rsidR="0023114D">
          <w:rPr>
            <w:noProof/>
            <w:webHidden/>
          </w:rPr>
          <w:fldChar w:fldCharType="end"/>
        </w:r>
      </w:hyperlink>
    </w:p>
    <w:p w:rsidR="00450D20" w:rsidRDefault="00D05586">
      <w:pPr>
        <w:pStyle w:val="Inhopg1"/>
        <w:tabs>
          <w:tab w:val="right" w:leader="dot" w:pos="10309"/>
        </w:tabs>
        <w:rPr>
          <w:rFonts w:eastAsiaTheme="minorEastAsia"/>
          <w:b w:val="0"/>
          <w:bCs w:val="0"/>
          <w:caps w:val="0"/>
          <w:noProof/>
          <w:color w:val="auto"/>
          <w:sz w:val="22"/>
          <w:szCs w:val="22"/>
          <w:lang w:eastAsia="nl-BE"/>
        </w:rPr>
      </w:pPr>
      <w:hyperlink w:anchor="_Toc225168040" w:history="1">
        <w:r w:rsidR="00450D20" w:rsidRPr="007A682A">
          <w:rPr>
            <w:rStyle w:val="Hyperlink"/>
            <w:noProof/>
          </w:rPr>
          <w:t>1. Inleiding</w:t>
        </w:r>
        <w:r w:rsidR="00450D20">
          <w:rPr>
            <w:noProof/>
            <w:webHidden/>
          </w:rPr>
          <w:tab/>
        </w:r>
        <w:r w:rsidR="0023114D">
          <w:rPr>
            <w:noProof/>
            <w:webHidden/>
          </w:rPr>
          <w:fldChar w:fldCharType="begin"/>
        </w:r>
        <w:r w:rsidR="00450D20">
          <w:rPr>
            <w:noProof/>
            <w:webHidden/>
          </w:rPr>
          <w:instrText xml:space="preserve"> PAGEREF _Toc225168040 \h </w:instrText>
        </w:r>
        <w:r w:rsidR="0023114D">
          <w:rPr>
            <w:noProof/>
            <w:webHidden/>
          </w:rPr>
        </w:r>
        <w:r w:rsidR="0023114D">
          <w:rPr>
            <w:noProof/>
            <w:webHidden/>
          </w:rPr>
          <w:fldChar w:fldCharType="separate"/>
        </w:r>
        <w:r w:rsidR="00A25E90">
          <w:rPr>
            <w:noProof/>
            <w:webHidden/>
          </w:rPr>
          <w:t>6</w:t>
        </w:r>
        <w:r w:rsidR="0023114D">
          <w:rPr>
            <w:noProof/>
            <w:webHidden/>
          </w:rPr>
          <w:fldChar w:fldCharType="end"/>
        </w:r>
      </w:hyperlink>
    </w:p>
    <w:p w:rsidR="00450D20" w:rsidRDefault="00D05586">
      <w:pPr>
        <w:pStyle w:val="Inhopg1"/>
        <w:tabs>
          <w:tab w:val="right" w:leader="dot" w:pos="10309"/>
        </w:tabs>
        <w:rPr>
          <w:rFonts w:eastAsiaTheme="minorEastAsia"/>
          <w:b w:val="0"/>
          <w:bCs w:val="0"/>
          <w:caps w:val="0"/>
          <w:noProof/>
          <w:color w:val="auto"/>
          <w:sz w:val="22"/>
          <w:szCs w:val="22"/>
          <w:lang w:eastAsia="nl-BE"/>
        </w:rPr>
      </w:pPr>
      <w:hyperlink w:anchor="_Toc225168041" w:history="1">
        <w:r w:rsidR="00450D20" w:rsidRPr="007A682A">
          <w:rPr>
            <w:rStyle w:val="Hyperlink"/>
            <w:noProof/>
          </w:rPr>
          <w:t>2. Functionaliteit</w:t>
        </w:r>
        <w:r w:rsidR="00450D20">
          <w:rPr>
            <w:noProof/>
            <w:webHidden/>
          </w:rPr>
          <w:tab/>
        </w:r>
        <w:r w:rsidR="0023114D">
          <w:rPr>
            <w:noProof/>
            <w:webHidden/>
          </w:rPr>
          <w:fldChar w:fldCharType="begin"/>
        </w:r>
        <w:r w:rsidR="00450D20">
          <w:rPr>
            <w:noProof/>
            <w:webHidden/>
          </w:rPr>
          <w:instrText xml:space="preserve"> PAGEREF _Toc225168041 \h </w:instrText>
        </w:r>
        <w:r w:rsidR="0023114D">
          <w:rPr>
            <w:noProof/>
            <w:webHidden/>
          </w:rPr>
        </w:r>
        <w:r w:rsidR="0023114D">
          <w:rPr>
            <w:noProof/>
            <w:webHidden/>
          </w:rPr>
          <w:fldChar w:fldCharType="separate"/>
        </w:r>
        <w:r w:rsidR="00A25E90">
          <w:rPr>
            <w:noProof/>
            <w:webHidden/>
          </w:rPr>
          <w:t>7</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042" w:history="1">
        <w:r w:rsidR="00450D20" w:rsidRPr="007A682A">
          <w:rPr>
            <w:rStyle w:val="Hyperlink"/>
            <w:noProof/>
          </w:rPr>
          <w:t>2.1</w:t>
        </w:r>
        <w:r w:rsidR="00450D20">
          <w:rPr>
            <w:rFonts w:eastAsiaTheme="minorEastAsia"/>
            <w:smallCaps w:val="0"/>
            <w:noProof/>
            <w:sz w:val="22"/>
            <w:szCs w:val="22"/>
            <w:lang w:eastAsia="nl-BE"/>
          </w:rPr>
          <w:tab/>
        </w:r>
        <w:r w:rsidR="00450D20" w:rsidRPr="007A682A">
          <w:rPr>
            <w:rStyle w:val="Hyperlink"/>
            <w:noProof/>
          </w:rPr>
          <w:t>Functionaliteitenboom</w:t>
        </w:r>
        <w:r w:rsidR="00450D20">
          <w:rPr>
            <w:noProof/>
            <w:webHidden/>
          </w:rPr>
          <w:tab/>
        </w:r>
        <w:r w:rsidR="0023114D">
          <w:rPr>
            <w:noProof/>
            <w:webHidden/>
          </w:rPr>
          <w:fldChar w:fldCharType="begin"/>
        </w:r>
        <w:r w:rsidR="00450D20">
          <w:rPr>
            <w:noProof/>
            <w:webHidden/>
          </w:rPr>
          <w:instrText xml:space="preserve"> PAGEREF _Toc225168042 \h </w:instrText>
        </w:r>
        <w:r w:rsidR="0023114D">
          <w:rPr>
            <w:noProof/>
            <w:webHidden/>
          </w:rPr>
        </w:r>
        <w:r w:rsidR="0023114D">
          <w:rPr>
            <w:noProof/>
            <w:webHidden/>
          </w:rPr>
          <w:fldChar w:fldCharType="separate"/>
        </w:r>
        <w:r w:rsidR="00A25E90">
          <w:rPr>
            <w:noProof/>
            <w:webHidden/>
          </w:rPr>
          <w:t>7</w:t>
        </w:r>
        <w:r w:rsidR="0023114D">
          <w:rPr>
            <w:noProof/>
            <w:webHidden/>
          </w:rPr>
          <w:fldChar w:fldCharType="end"/>
        </w:r>
      </w:hyperlink>
    </w:p>
    <w:p w:rsidR="00450D20" w:rsidRDefault="00D05586">
      <w:pPr>
        <w:pStyle w:val="Inhopg1"/>
        <w:tabs>
          <w:tab w:val="right" w:leader="dot" w:pos="10309"/>
        </w:tabs>
        <w:rPr>
          <w:rFonts w:eastAsiaTheme="minorEastAsia"/>
          <w:b w:val="0"/>
          <w:bCs w:val="0"/>
          <w:caps w:val="0"/>
          <w:noProof/>
          <w:color w:val="auto"/>
          <w:sz w:val="22"/>
          <w:szCs w:val="22"/>
          <w:lang w:eastAsia="nl-BE"/>
        </w:rPr>
      </w:pPr>
      <w:hyperlink w:anchor="_Toc225168043" w:history="1">
        <w:r w:rsidR="00450D20" w:rsidRPr="007A682A">
          <w:rPr>
            <w:rStyle w:val="Hyperlink"/>
            <w:noProof/>
          </w:rPr>
          <w:t>3. De gebruikersinterface – overzicht</w:t>
        </w:r>
        <w:r w:rsidR="00450D20">
          <w:rPr>
            <w:noProof/>
            <w:webHidden/>
          </w:rPr>
          <w:tab/>
        </w:r>
        <w:r w:rsidR="0023114D">
          <w:rPr>
            <w:noProof/>
            <w:webHidden/>
          </w:rPr>
          <w:fldChar w:fldCharType="begin"/>
        </w:r>
        <w:r w:rsidR="00450D20">
          <w:rPr>
            <w:noProof/>
            <w:webHidden/>
          </w:rPr>
          <w:instrText xml:space="preserve"> PAGEREF _Toc225168043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044" w:history="1">
        <w:r w:rsidR="00450D20" w:rsidRPr="007A682A">
          <w:rPr>
            <w:rStyle w:val="Hyperlink"/>
            <w:noProof/>
          </w:rPr>
          <w:t>3.1</w:t>
        </w:r>
        <w:r w:rsidR="00450D20">
          <w:rPr>
            <w:rFonts w:eastAsiaTheme="minorEastAsia"/>
            <w:smallCaps w:val="0"/>
            <w:noProof/>
            <w:sz w:val="22"/>
            <w:szCs w:val="22"/>
            <w:lang w:eastAsia="nl-BE"/>
          </w:rPr>
          <w:tab/>
        </w:r>
        <w:r w:rsidR="00450D20" w:rsidRPr="007A682A">
          <w:rPr>
            <w:rStyle w:val="Hyperlink"/>
            <w:noProof/>
          </w:rPr>
          <w:t>Algemeen</w:t>
        </w:r>
        <w:r w:rsidR="00450D20">
          <w:rPr>
            <w:noProof/>
            <w:webHidden/>
          </w:rPr>
          <w:tab/>
        </w:r>
        <w:r w:rsidR="0023114D">
          <w:rPr>
            <w:noProof/>
            <w:webHidden/>
          </w:rPr>
          <w:fldChar w:fldCharType="begin"/>
        </w:r>
        <w:r w:rsidR="00450D20">
          <w:rPr>
            <w:noProof/>
            <w:webHidden/>
          </w:rPr>
          <w:instrText xml:space="preserve"> PAGEREF _Toc225168044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45" w:history="1">
        <w:r w:rsidR="00450D20" w:rsidRPr="007A682A">
          <w:rPr>
            <w:rStyle w:val="Hyperlink"/>
            <w:noProof/>
          </w:rPr>
          <w:t>3.1.1</w:t>
        </w:r>
        <w:r w:rsidR="00450D20">
          <w:rPr>
            <w:rFonts w:eastAsiaTheme="minorEastAsia"/>
            <w:i w:val="0"/>
            <w:iCs w:val="0"/>
            <w:noProof/>
            <w:color w:val="auto"/>
            <w:sz w:val="22"/>
            <w:szCs w:val="22"/>
            <w:lang w:eastAsia="nl-BE"/>
          </w:rPr>
          <w:tab/>
        </w:r>
        <w:r w:rsidR="00450D20" w:rsidRPr="007A682A">
          <w:rPr>
            <w:rStyle w:val="Hyperlink"/>
            <w:noProof/>
          </w:rPr>
          <w:t>Header</w:t>
        </w:r>
        <w:r w:rsidR="00450D20">
          <w:rPr>
            <w:noProof/>
            <w:webHidden/>
          </w:rPr>
          <w:tab/>
        </w:r>
        <w:r w:rsidR="0023114D">
          <w:rPr>
            <w:noProof/>
            <w:webHidden/>
          </w:rPr>
          <w:fldChar w:fldCharType="begin"/>
        </w:r>
        <w:r w:rsidR="00450D20">
          <w:rPr>
            <w:noProof/>
            <w:webHidden/>
          </w:rPr>
          <w:instrText xml:space="preserve"> PAGEREF _Toc225168045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46" w:history="1">
        <w:r w:rsidR="00450D20" w:rsidRPr="007A682A">
          <w:rPr>
            <w:rStyle w:val="Hyperlink"/>
            <w:noProof/>
          </w:rPr>
          <w:t>3.1.1.1</w:t>
        </w:r>
        <w:r w:rsidR="00450D20">
          <w:rPr>
            <w:rFonts w:eastAsiaTheme="minorEastAsia"/>
            <w:noProof/>
            <w:sz w:val="22"/>
            <w:szCs w:val="22"/>
            <w:lang w:eastAsia="nl-BE"/>
          </w:rPr>
          <w:tab/>
        </w:r>
        <w:r w:rsidR="00450D20" w:rsidRPr="007A682A">
          <w:rPr>
            <w:rStyle w:val="Hyperlink"/>
            <w:noProof/>
          </w:rPr>
          <w:t>Help/FAQ (optie 1)</w:t>
        </w:r>
        <w:r w:rsidR="00450D20">
          <w:rPr>
            <w:noProof/>
            <w:webHidden/>
          </w:rPr>
          <w:tab/>
        </w:r>
        <w:r w:rsidR="0023114D">
          <w:rPr>
            <w:noProof/>
            <w:webHidden/>
          </w:rPr>
          <w:fldChar w:fldCharType="begin"/>
        </w:r>
        <w:r w:rsidR="00450D20">
          <w:rPr>
            <w:noProof/>
            <w:webHidden/>
          </w:rPr>
          <w:instrText xml:space="preserve"> PAGEREF _Toc225168046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47" w:history="1">
        <w:r w:rsidR="00450D20" w:rsidRPr="007A682A">
          <w:rPr>
            <w:rStyle w:val="Hyperlink"/>
            <w:noProof/>
          </w:rPr>
          <w:t>3.1.1.2</w:t>
        </w:r>
        <w:r w:rsidR="00450D20">
          <w:rPr>
            <w:rFonts w:eastAsiaTheme="minorEastAsia"/>
            <w:noProof/>
            <w:sz w:val="22"/>
            <w:szCs w:val="22"/>
            <w:lang w:eastAsia="nl-BE"/>
          </w:rPr>
          <w:tab/>
        </w:r>
        <w:r w:rsidR="00450D20" w:rsidRPr="007A682A">
          <w:rPr>
            <w:rStyle w:val="Hyperlink"/>
            <w:noProof/>
          </w:rPr>
          <w:t>Mail (optie 2)</w:t>
        </w:r>
        <w:r w:rsidR="00450D20">
          <w:rPr>
            <w:noProof/>
            <w:webHidden/>
          </w:rPr>
          <w:tab/>
        </w:r>
        <w:r w:rsidR="0023114D">
          <w:rPr>
            <w:noProof/>
            <w:webHidden/>
          </w:rPr>
          <w:fldChar w:fldCharType="begin"/>
        </w:r>
        <w:r w:rsidR="00450D20">
          <w:rPr>
            <w:noProof/>
            <w:webHidden/>
          </w:rPr>
          <w:instrText xml:space="preserve"> PAGEREF _Toc225168047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48" w:history="1">
        <w:r w:rsidR="00450D20" w:rsidRPr="007A682A">
          <w:rPr>
            <w:rStyle w:val="Hyperlink"/>
            <w:noProof/>
          </w:rPr>
          <w:t>3.1.1.3</w:t>
        </w:r>
        <w:r w:rsidR="00450D20">
          <w:rPr>
            <w:rFonts w:eastAsiaTheme="minorEastAsia"/>
            <w:noProof/>
            <w:sz w:val="22"/>
            <w:szCs w:val="22"/>
            <w:lang w:eastAsia="nl-BE"/>
          </w:rPr>
          <w:tab/>
        </w:r>
        <w:r w:rsidR="00450D20" w:rsidRPr="007A682A">
          <w:rPr>
            <w:rStyle w:val="Hyperlink"/>
            <w:noProof/>
          </w:rPr>
          <w:t>Release (optie 3)</w:t>
        </w:r>
        <w:r w:rsidR="00450D20">
          <w:rPr>
            <w:noProof/>
            <w:webHidden/>
          </w:rPr>
          <w:tab/>
        </w:r>
        <w:r w:rsidR="0023114D">
          <w:rPr>
            <w:noProof/>
            <w:webHidden/>
          </w:rPr>
          <w:fldChar w:fldCharType="begin"/>
        </w:r>
        <w:r w:rsidR="00450D20">
          <w:rPr>
            <w:noProof/>
            <w:webHidden/>
          </w:rPr>
          <w:instrText xml:space="preserve"> PAGEREF _Toc225168048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49" w:history="1">
        <w:r w:rsidR="00450D20" w:rsidRPr="007A682A">
          <w:rPr>
            <w:rStyle w:val="Hyperlink"/>
            <w:noProof/>
          </w:rPr>
          <w:t>3.1.1.4</w:t>
        </w:r>
        <w:r w:rsidR="00450D20">
          <w:rPr>
            <w:rFonts w:eastAsiaTheme="minorEastAsia"/>
            <w:noProof/>
            <w:sz w:val="22"/>
            <w:szCs w:val="22"/>
            <w:lang w:eastAsia="nl-BE"/>
          </w:rPr>
          <w:tab/>
        </w:r>
        <w:r w:rsidR="00450D20" w:rsidRPr="007A682A">
          <w:rPr>
            <w:rStyle w:val="Hyperlink"/>
            <w:noProof/>
          </w:rPr>
          <w:t>Logo (optie 4)</w:t>
        </w:r>
        <w:r w:rsidR="00450D20">
          <w:rPr>
            <w:noProof/>
            <w:webHidden/>
          </w:rPr>
          <w:tab/>
        </w:r>
        <w:r w:rsidR="0023114D">
          <w:rPr>
            <w:noProof/>
            <w:webHidden/>
          </w:rPr>
          <w:fldChar w:fldCharType="begin"/>
        </w:r>
        <w:r w:rsidR="00450D20">
          <w:rPr>
            <w:noProof/>
            <w:webHidden/>
          </w:rPr>
          <w:instrText xml:space="preserve"> PAGEREF _Toc225168049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50" w:history="1">
        <w:r w:rsidR="00450D20" w:rsidRPr="007A682A">
          <w:rPr>
            <w:rStyle w:val="Hyperlink"/>
            <w:noProof/>
          </w:rPr>
          <w:t>3.1.1.5</w:t>
        </w:r>
        <w:r w:rsidR="00450D20">
          <w:rPr>
            <w:rFonts w:eastAsiaTheme="minorEastAsia"/>
            <w:noProof/>
            <w:sz w:val="22"/>
            <w:szCs w:val="22"/>
            <w:lang w:eastAsia="nl-BE"/>
          </w:rPr>
          <w:tab/>
        </w:r>
        <w:r w:rsidR="00450D20" w:rsidRPr="007A682A">
          <w:rPr>
            <w:rStyle w:val="Hyperlink"/>
            <w:noProof/>
          </w:rPr>
          <w:t>Login gegevens (optie 5)</w:t>
        </w:r>
        <w:r w:rsidR="00450D20">
          <w:rPr>
            <w:noProof/>
            <w:webHidden/>
          </w:rPr>
          <w:tab/>
        </w:r>
        <w:r w:rsidR="0023114D">
          <w:rPr>
            <w:noProof/>
            <w:webHidden/>
          </w:rPr>
          <w:fldChar w:fldCharType="begin"/>
        </w:r>
        <w:r w:rsidR="00450D20">
          <w:rPr>
            <w:noProof/>
            <w:webHidden/>
          </w:rPr>
          <w:instrText xml:space="preserve"> PAGEREF _Toc225168050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51" w:history="1">
        <w:r w:rsidR="00450D20" w:rsidRPr="007A682A">
          <w:rPr>
            <w:rStyle w:val="Hyperlink"/>
            <w:noProof/>
          </w:rPr>
          <w:t>3.1.1.6</w:t>
        </w:r>
        <w:r w:rsidR="00450D20">
          <w:rPr>
            <w:rFonts w:eastAsiaTheme="minorEastAsia"/>
            <w:noProof/>
            <w:sz w:val="22"/>
            <w:szCs w:val="22"/>
            <w:lang w:eastAsia="nl-BE"/>
          </w:rPr>
          <w:tab/>
        </w:r>
        <w:r w:rsidR="00450D20" w:rsidRPr="007A682A">
          <w:rPr>
            <w:rStyle w:val="Hyperlink"/>
            <w:noProof/>
          </w:rPr>
          <w:t>Header banner (optie 6)</w:t>
        </w:r>
        <w:r w:rsidR="00450D20">
          <w:rPr>
            <w:noProof/>
            <w:webHidden/>
          </w:rPr>
          <w:tab/>
        </w:r>
        <w:r w:rsidR="0023114D">
          <w:rPr>
            <w:noProof/>
            <w:webHidden/>
          </w:rPr>
          <w:fldChar w:fldCharType="begin"/>
        </w:r>
        <w:r w:rsidR="00450D20">
          <w:rPr>
            <w:noProof/>
            <w:webHidden/>
          </w:rPr>
          <w:instrText xml:space="preserve"> PAGEREF _Toc225168051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52" w:history="1">
        <w:r w:rsidR="00450D20" w:rsidRPr="007A682A">
          <w:rPr>
            <w:rStyle w:val="Hyperlink"/>
            <w:noProof/>
          </w:rPr>
          <w:t>3.1.1.7</w:t>
        </w:r>
        <w:r w:rsidR="00450D20">
          <w:rPr>
            <w:rFonts w:eastAsiaTheme="minorEastAsia"/>
            <w:noProof/>
            <w:sz w:val="22"/>
            <w:szCs w:val="22"/>
            <w:lang w:eastAsia="nl-BE"/>
          </w:rPr>
          <w:tab/>
        </w:r>
        <w:r w:rsidR="00450D20" w:rsidRPr="007A682A">
          <w:rPr>
            <w:rStyle w:val="Hyperlink"/>
            <w:noProof/>
          </w:rPr>
          <w:t>Shortcut menu (optie 7)</w:t>
        </w:r>
        <w:r w:rsidR="00450D20">
          <w:rPr>
            <w:noProof/>
            <w:webHidden/>
          </w:rPr>
          <w:tab/>
        </w:r>
        <w:r w:rsidR="0023114D">
          <w:rPr>
            <w:noProof/>
            <w:webHidden/>
          </w:rPr>
          <w:fldChar w:fldCharType="begin"/>
        </w:r>
        <w:r w:rsidR="00450D20">
          <w:rPr>
            <w:noProof/>
            <w:webHidden/>
          </w:rPr>
          <w:instrText xml:space="preserve"> PAGEREF _Toc225168052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53" w:history="1">
        <w:r w:rsidR="00450D20" w:rsidRPr="007A682A">
          <w:rPr>
            <w:rStyle w:val="Hyperlink"/>
            <w:noProof/>
          </w:rPr>
          <w:t>3.1.1.8</w:t>
        </w:r>
        <w:r w:rsidR="00450D20">
          <w:rPr>
            <w:rFonts w:eastAsiaTheme="minorEastAsia"/>
            <w:noProof/>
            <w:sz w:val="22"/>
            <w:szCs w:val="22"/>
            <w:lang w:eastAsia="nl-BE"/>
          </w:rPr>
          <w:tab/>
        </w:r>
        <w:r w:rsidR="00450D20" w:rsidRPr="007A682A">
          <w:rPr>
            <w:rStyle w:val="Hyperlink"/>
            <w:noProof/>
          </w:rPr>
          <w:t>Menuoptie Zoeken</w:t>
        </w:r>
        <w:r w:rsidR="00450D20">
          <w:rPr>
            <w:noProof/>
            <w:webHidden/>
          </w:rPr>
          <w:tab/>
        </w:r>
        <w:r w:rsidR="0023114D">
          <w:rPr>
            <w:noProof/>
            <w:webHidden/>
          </w:rPr>
          <w:fldChar w:fldCharType="begin"/>
        </w:r>
        <w:r w:rsidR="00450D20">
          <w:rPr>
            <w:noProof/>
            <w:webHidden/>
          </w:rPr>
          <w:instrText xml:space="preserve"> PAGEREF _Toc225168053 \h </w:instrText>
        </w:r>
        <w:r w:rsidR="0023114D">
          <w:rPr>
            <w:noProof/>
            <w:webHidden/>
          </w:rPr>
        </w:r>
        <w:r w:rsidR="0023114D">
          <w:rPr>
            <w:noProof/>
            <w:webHidden/>
          </w:rPr>
          <w:fldChar w:fldCharType="separate"/>
        </w:r>
        <w:r w:rsidR="00A25E90">
          <w:rPr>
            <w:noProof/>
            <w:webHidden/>
          </w:rPr>
          <w:t>10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54" w:history="1">
        <w:r w:rsidR="00450D20" w:rsidRPr="007A682A">
          <w:rPr>
            <w:rStyle w:val="Hyperlink"/>
            <w:noProof/>
          </w:rPr>
          <w:t>3.1.1.9</w:t>
        </w:r>
        <w:r w:rsidR="00450D20">
          <w:rPr>
            <w:rFonts w:eastAsiaTheme="minorEastAsia"/>
            <w:noProof/>
            <w:sz w:val="22"/>
            <w:szCs w:val="22"/>
            <w:lang w:eastAsia="nl-BE"/>
          </w:rPr>
          <w:tab/>
        </w:r>
        <w:r w:rsidR="00450D20" w:rsidRPr="007A682A">
          <w:rPr>
            <w:rStyle w:val="Hyperlink"/>
            <w:noProof/>
          </w:rPr>
          <w:t>Menuoptie Documenten</w:t>
        </w:r>
        <w:r w:rsidR="00450D20">
          <w:rPr>
            <w:noProof/>
            <w:webHidden/>
          </w:rPr>
          <w:tab/>
        </w:r>
        <w:r w:rsidR="0023114D">
          <w:rPr>
            <w:noProof/>
            <w:webHidden/>
          </w:rPr>
          <w:fldChar w:fldCharType="begin"/>
        </w:r>
        <w:r w:rsidR="00450D20">
          <w:rPr>
            <w:noProof/>
            <w:webHidden/>
          </w:rPr>
          <w:instrText xml:space="preserve"> PAGEREF _Toc225168054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055" w:history="1">
        <w:r w:rsidR="00450D20" w:rsidRPr="007A682A">
          <w:rPr>
            <w:rStyle w:val="Hyperlink"/>
            <w:noProof/>
          </w:rPr>
          <w:t>3.1.1.10</w:t>
        </w:r>
        <w:r w:rsidR="00450D20">
          <w:rPr>
            <w:rFonts w:eastAsiaTheme="minorEastAsia"/>
            <w:noProof/>
            <w:sz w:val="22"/>
            <w:szCs w:val="22"/>
            <w:lang w:eastAsia="nl-BE"/>
          </w:rPr>
          <w:tab/>
        </w:r>
        <w:r w:rsidR="00450D20" w:rsidRPr="007A682A">
          <w:rPr>
            <w:rStyle w:val="Hyperlink"/>
            <w:noProof/>
          </w:rPr>
          <w:t>Menuoptie Uitleen</w:t>
        </w:r>
        <w:r w:rsidR="00450D20">
          <w:rPr>
            <w:noProof/>
            <w:webHidden/>
          </w:rPr>
          <w:tab/>
        </w:r>
        <w:r w:rsidR="0023114D">
          <w:rPr>
            <w:noProof/>
            <w:webHidden/>
          </w:rPr>
          <w:fldChar w:fldCharType="begin"/>
        </w:r>
        <w:r w:rsidR="00450D20">
          <w:rPr>
            <w:noProof/>
            <w:webHidden/>
          </w:rPr>
          <w:instrText xml:space="preserve"> PAGEREF _Toc225168055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056" w:history="1">
        <w:r w:rsidR="00450D20" w:rsidRPr="007A682A">
          <w:rPr>
            <w:rStyle w:val="Hyperlink"/>
            <w:noProof/>
          </w:rPr>
          <w:t>3.1.1.11</w:t>
        </w:r>
        <w:r w:rsidR="00450D20">
          <w:rPr>
            <w:rFonts w:eastAsiaTheme="minorEastAsia"/>
            <w:noProof/>
            <w:sz w:val="22"/>
            <w:szCs w:val="22"/>
            <w:lang w:eastAsia="nl-BE"/>
          </w:rPr>
          <w:tab/>
        </w:r>
        <w:r w:rsidR="00450D20" w:rsidRPr="007A682A">
          <w:rPr>
            <w:rStyle w:val="Hyperlink"/>
            <w:noProof/>
          </w:rPr>
          <w:t>Menuoptie Mobile</w:t>
        </w:r>
        <w:r w:rsidR="00450D20">
          <w:rPr>
            <w:noProof/>
            <w:webHidden/>
          </w:rPr>
          <w:tab/>
        </w:r>
        <w:r w:rsidR="0023114D">
          <w:rPr>
            <w:noProof/>
            <w:webHidden/>
          </w:rPr>
          <w:fldChar w:fldCharType="begin"/>
        </w:r>
        <w:r w:rsidR="00450D20">
          <w:rPr>
            <w:noProof/>
            <w:webHidden/>
          </w:rPr>
          <w:instrText xml:space="preserve"> PAGEREF _Toc225168056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057" w:history="1">
        <w:r w:rsidR="00450D20" w:rsidRPr="007A682A">
          <w:rPr>
            <w:rStyle w:val="Hyperlink"/>
            <w:noProof/>
          </w:rPr>
          <w:t>3.1.1.12</w:t>
        </w:r>
        <w:r w:rsidR="00450D20">
          <w:rPr>
            <w:rFonts w:eastAsiaTheme="minorEastAsia"/>
            <w:noProof/>
            <w:sz w:val="22"/>
            <w:szCs w:val="22"/>
            <w:lang w:eastAsia="nl-BE"/>
          </w:rPr>
          <w:tab/>
        </w:r>
        <w:r w:rsidR="00450D20" w:rsidRPr="007A682A">
          <w:rPr>
            <w:rStyle w:val="Hyperlink"/>
            <w:noProof/>
          </w:rPr>
          <w:t>Menuoptie Financieel</w:t>
        </w:r>
        <w:r w:rsidR="00450D20">
          <w:rPr>
            <w:noProof/>
            <w:webHidden/>
          </w:rPr>
          <w:tab/>
        </w:r>
        <w:r w:rsidR="0023114D">
          <w:rPr>
            <w:noProof/>
            <w:webHidden/>
          </w:rPr>
          <w:fldChar w:fldCharType="begin"/>
        </w:r>
        <w:r w:rsidR="00450D20">
          <w:rPr>
            <w:noProof/>
            <w:webHidden/>
          </w:rPr>
          <w:instrText xml:space="preserve"> PAGEREF _Toc225168057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058" w:history="1">
        <w:r w:rsidR="00450D20" w:rsidRPr="007A682A">
          <w:rPr>
            <w:rStyle w:val="Hyperlink"/>
            <w:noProof/>
          </w:rPr>
          <w:t>3.1.1.13</w:t>
        </w:r>
        <w:r w:rsidR="00450D20">
          <w:rPr>
            <w:rFonts w:eastAsiaTheme="minorEastAsia"/>
            <w:noProof/>
            <w:sz w:val="22"/>
            <w:szCs w:val="22"/>
            <w:lang w:eastAsia="nl-BE"/>
          </w:rPr>
          <w:tab/>
        </w:r>
        <w:r w:rsidR="00450D20" w:rsidRPr="007A682A">
          <w:rPr>
            <w:rStyle w:val="Hyperlink"/>
            <w:noProof/>
          </w:rPr>
          <w:t>Menuoptie Rapportage</w:t>
        </w:r>
        <w:r w:rsidR="00450D20">
          <w:rPr>
            <w:noProof/>
            <w:webHidden/>
          </w:rPr>
          <w:tab/>
        </w:r>
        <w:r w:rsidR="0023114D">
          <w:rPr>
            <w:noProof/>
            <w:webHidden/>
          </w:rPr>
          <w:fldChar w:fldCharType="begin"/>
        </w:r>
        <w:r w:rsidR="00450D20">
          <w:rPr>
            <w:noProof/>
            <w:webHidden/>
          </w:rPr>
          <w:instrText xml:space="preserve"> PAGEREF _Toc225168058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059" w:history="1">
        <w:r w:rsidR="00450D20" w:rsidRPr="007A682A">
          <w:rPr>
            <w:rStyle w:val="Hyperlink"/>
            <w:noProof/>
          </w:rPr>
          <w:t>3.1.1.14</w:t>
        </w:r>
        <w:r w:rsidR="00450D20">
          <w:rPr>
            <w:rFonts w:eastAsiaTheme="minorEastAsia"/>
            <w:noProof/>
            <w:sz w:val="22"/>
            <w:szCs w:val="22"/>
            <w:lang w:eastAsia="nl-BE"/>
          </w:rPr>
          <w:tab/>
        </w:r>
        <w:r w:rsidR="00450D20" w:rsidRPr="007A682A">
          <w:rPr>
            <w:rStyle w:val="Hyperlink"/>
            <w:noProof/>
          </w:rPr>
          <w:t>Menuoptie Beheer</w:t>
        </w:r>
        <w:r w:rsidR="00450D20">
          <w:rPr>
            <w:noProof/>
            <w:webHidden/>
          </w:rPr>
          <w:tab/>
        </w:r>
        <w:r w:rsidR="0023114D">
          <w:rPr>
            <w:noProof/>
            <w:webHidden/>
          </w:rPr>
          <w:fldChar w:fldCharType="begin"/>
        </w:r>
        <w:r w:rsidR="00450D20">
          <w:rPr>
            <w:noProof/>
            <w:webHidden/>
          </w:rPr>
          <w:instrText xml:space="preserve"> PAGEREF _Toc225168059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060" w:history="1">
        <w:r w:rsidR="00450D20" w:rsidRPr="007A682A">
          <w:rPr>
            <w:rStyle w:val="Hyperlink"/>
            <w:noProof/>
          </w:rPr>
          <w:t>3.1.1.15</w:t>
        </w:r>
        <w:r w:rsidR="00450D20">
          <w:rPr>
            <w:rFonts w:eastAsiaTheme="minorEastAsia"/>
            <w:noProof/>
            <w:sz w:val="22"/>
            <w:szCs w:val="22"/>
            <w:lang w:eastAsia="nl-BE"/>
          </w:rPr>
          <w:tab/>
        </w:r>
        <w:r w:rsidR="00450D20" w:rsidRPr="007A682A">
          <w:rPr>
            <w:rStyle w:val="Hyperlink"/>
            <w:noProof/>
          </w:rPr>
          <w:t>Taalkeuze (NL/FR)</w:t>
        </w:r>
        <w:r w:rsidR="00450D20">
          <w:rPr>
            <w:noProof/>
            <w:webHidden/>
          </w:rPr>
          <w:tab/>
        </w:r>
        <w:r w:rsidR="0023114D">
          <w:rPr>
            <w:noProof/>
            <w:webHidden/>
          </w:rPr>
          <w:fldChar w:fldCharType="begin"/>
        </w:r>
        <w:r w:rsidR="00450D20">
          <w:rPr>
            <w:noProof/>
            <w:webHidden/>
          </w:rPr>
          <w:instrText xml:space="preserve"> PAGEREF _Toc225168060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61" w:history="1">
        <w:r w:rsidR="00450D20" w:rsidRPr="007A682A">
          <w:rPr>
            <w:rStyle w:val="Hyperlink"/>
            <w:noProof/>
          </w:rPr>
          <w:t>3.1.2</w:t>
        </w:r>
        <w:r w:rsidR="00450D20">
          <w:rPr>
            <w:rFonts w:eastAsiaTheme="minorEastAsia"/>
            <w:i w:val="0"/>
            <w:iCs w:val="0"/>
            <w:noProof/>
            <w:color w:val="auto"/>
            <w:sz w:val="22"/>
            <w:szCs w:val="22"/>
            <w:lang w:eastAsia="nl-BE"/>
          </w:rPr>
          <w:tab/>
        </w:r>
        <w:r w:rsidR="00450D20" w:rsidRPr="007A682A">
          <w:rPr>
            <w:rStyle w:val="Hyperlink"/>
            <w:noProof/>
          </w:rPr>
          <w:t>Footer</w:t>
        </w:r>
        <w:r w:rsidR="00450D20">
          <w:rPr>
            <w:noProof/>
            <w:webHidden/>
          </w:rPr>
          <w:tab/>
        </w:r>
        <w:r w:rsidR="0023114D">
          <w:rPr>
            <w:noProof/>
            <w:webHidden/>
          </w:rPr>
          <w:fldChar w:fldCharType="begin"/>
        </w:r>
        <w:r w:rsidR="00450D20">
          <w:rPr>
            <w:noProof/>
            <w:webHidden/>
          </w:rPr>
          <w:instrText xml:space="preserve"> PAGEREF _Toc225168061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62" w:history="1">
        <w:r w:rsidR="00450D20" w:rsidRPr="007A682A">
          <w:rPr>
            <w:rStyle w:val="Hyperlink"/>
            <w:noProof/>
          </w:rPr>
          <w:t>3.1.3</w:t>
        </w:r>
        <w:r w:rsidR="00450D20">
          <w:rPr>
            <w:rFonts w:eastAsiaTheme="minorEastAsia"/>
            <w:i w:val="0"/>
            <w:iCs w:val="0"/>
            <w:noProof/>
            <w:color w:val="auto"/>
            <w:sz w:val="22"/>
            <w:szCs w:val="22"/>
            <w:lang w:eastAsia="nl-BE"/>
          </w:rPr>
          <w:tab/>
        </w:r>
        <w:r w:rsidR="00450D20" w:rsidRPr="007A682A">
          <w:rPr>
            <w:rStyle w:val="Hyperlink"/>
            <w:noProof/>
          </w:rPr>
          <w:t>Linker kolom</w:t>
        </w:r>
        <w:r w:rsidR="00450D20">
          <w:rPr>
            <w:noProof/>
            <w:webHidden/>
          </w:rPr>
          <w:tab/>
        </w:r>
        <w:r w:rsidR="0023114D">
          <w:rPr>
            <w:noProof/>
            <w:webHidden/>
          </w:rPr>
          <w:fldChar w:fldCharType="begin"/>
        </w:r>
        <w:r w:rsidR="00450D20">
          <w:rPr>
            <w:noProof/>
            <w:webHidden/>
          </w:rPr>
          <w:instrText xml:space="preserve"> PAGEREF _Toc225168062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063" w:history="1">
        <w:r w:rsidR="00450D20" w:rsidRPr="007A682A">
          <w:rPr>
            <w:rStyle w:val="Hyperlink"/>
            <w:noProof/>
          </w:rPr>
          <w:t>3.2</w:t>
        </w:r>
        <w:r w:rsidR="00450D20">
          <w:rPr>
            <w:rFonts w:eastAsiaTheme="minorEastAsia"/>
            <w:smallCaps w:val="0"/>
            <w:noProof/>
            <w:sz w:val="22"/>
            <w:szCs w:val="22"/>
            <w:lang w:eastAsia="nl-BE"/>
          </w:rPr>
          <w:tab/>
        </w:r>
        <w:r w:rsidR="00450D20" w:rsidRPr="007A682A">
          <w:rPr>
            <w:rStyle w:val="Hyperlink"/>
            <w:noProof/>
          </w:rPr>
          <w:t>Homepagina</w:t>
        </w:r>
        <w:r w:rsidR="00450D20">
          <w:rPr>
            <w:noProof/>
            <w:webHidden/>
          </w:rPr>
          <w:tab/>
        </w:r>
        <w:r w:rsidR="0023114D">
          <w:rPr>
            <w:noProof/>
            <w:webHidden/>
          </w:rPr>
          <w:fldChar w:fldCharType="begin"/>
        </w:r>
        <w:r w:rsidR="00450D20">
          <w:rPr>
            <w:noProof/>
            <w:webHidden/>
          </w:rPr>
          <w:instrText xml:space="preserve"> PAGEREF _Toc225168063 \h </w:instrText>
        </w:r>
        <w:r w:rsidR="0023114D">
          <w:rPr>
            <w:noProof/>
            <w:webHidden/>
          </w:rPr>
        </w:r>
        <w:r w:rsidR="0023114D">
          <w:rPr>
            <w:noProof/>
            <w:webHidden/>
          </w:rPr>
          <w:fldChar w:fldCharType="separate"/>
        </w:r>
        <w:r w:rsidR="00A25E90">
          <w:rPr>
            <w:noProof/>
            <w:webHidden/>
          </w:rPr>
          <w:t>11</w:t>
        </w:r>
        <w:r w:rsidR="0023114D">
          <w:rPr>
            <w:noProof/>
            <w:webHidden/>
          </w:rPr>
          <w:fldChar w:fldCharType="end"/>
        </w:r>
      </w:hyperlink>
    </w:p>
    <w:p w:rsidR="00450D20" w:rsidRDefault="00D05586">
      <w:pPr>
        <w:pStyle w:val="Inhopg1"/>
        <w:tabs>
          <w:tab w:val="right" w:leader="dot" w:pos="10309"/>
        </w:tabs>
        <w:rPr>
          <w:rFonts w:eastAsiaTheme="minorEastAsia"/>
          <w:b w:val="0"/>
          <w:bCs w:val="0"/>
          <w:caps w:val="0"/>
          <w:noProof/>
          <w:color w:val="auto"/>
          <w:sz w:val="22"/>
          <w:szCs w:val="22"/>
          <w:lang w:eastAsia="nl-BE"/>
        </w:rPr>
      </w:pPr>
      <w:hyperlink w:anchor="_Toc225168064" w:history="1">
        <w:r w:rsidR="00450D20" w:rsidRPr="007A682A">
          <w:rPr>
            <w:rStyle w:val="Hyperlink"/>
            <w:noProof/>
          </w:rPr>
          <w:t>4. De gebruikersinterface – detail</w:t>
        </w:r>
        <w:r w:rsidR="00450D20">
          <w:rPr>
            <w:noProof/>
            <w:webHidden/>
          </w:rPr>
          <w:tab/>
        </w:r>
        <w:r w:rsidR="0023114D">
          <w:rPr>
            <w:noProof/>
            <w:webHidden/>
          </w:rPr>
          <w:fldChar w:fldCharType="begin"/>
        </w:r>
        <w:r w:rsidR="00450D20">
          <w:rPr>
            <w:noProof/>
            <w:webHidden/>
          </w:rPr>
          <w:instrText xml:space="preserve"> PAGEREF _Toc225168064 \h </w:instrText>
        </w:r>
        <w:r w:rsidR="0023114D">
          <w:rPr>
            <w:noProof/>
            <w:webHidden/>
          </w:rPr>
        </w:r>
        <w:r w:rsidR="0023114D">
          <w:rPr>
            <w:noProof/>
            <w:webHidden/>
          </w:rPr>
          <w:fldChar w:fldCharType="separate"/>
        </w:r>
        <w:r w:rsidR="00A25E90">
          <w:rPr>
            <w:noProof/>
            <w:webHidden/>
          </w:rPr>
          <w:t>13</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065" w:history="1">
        <w:r w:rsidR="00450D20" w:rsidRPr="007A682A">
          <w:rPr>
            <w:rStyle w:val="Hyperlink"/>
            <w:noProof/>
          </w:rPr>
          <w:t>4.1</w:t>
        </w:r>
        <w:r w:rsidR="00450D20">
          <w:rPr>
            <w:rFonts w:eastAsiaTheme="minorEastAsia"/>
            <w:smallCaps w:val="0"/>
            <w:noProof/>
            <w:sz w:val="22"/>
            <w:szCs w:val="22"/>
            <w:lang w:eastAsia="nl-BE"/>
          </w:rPr>
          <w:tab/>
        </w:r>
        <w:r w:rsidR="00450D20" w:rsidRPr="007A682A">
          <w:rPr>
            <w:rStyle w:val="Hyperlink"/>
            <w:noProof/>
          </w:rPr>
          <w:t>Aanmelden/afmelden</w:t>
        </w:r>
        <w:r w:rsidR="00450D20">
          <w:rPr>
            <w:noProof/>
            <w:webHidden/>
          </w:rPr>
          <w:tab/>
        </w:r>
        <w:r w:rsidR="0023114D">
          <w:rPr>
            <w:noProof/>
            <w:webHidden/>
          </w:rPr>
          <w:fldChar w:fldCharType="begin"/>
        </w:r>
        <w:r w:rsidR="00450D20">
          <w:rPr>
            <w:noProof/>
            <w:webHidden/>
          </w:rPr>
          <w:instrText xml:space="preserve"> PAGEREF _Toc225168065 \h </w:instrText>
        </w:r>
        <w:r w:rsidR="0023114D">
          <w:rPr>
            <w:noProof/>
            <w:webHidden/>
          </w:rPr>
        </w:r>
        <w:r w:rsidR="0023114D">
          <w:rPr>
            <w:noProof/>
            <w:webHidden/>
          </w:rPr>
          <w:fldChar w:fldCharType="separate"/>
        </w:r>
        <w:r w:rsidR="00A25E90">
          <w:rPr>
            <w:noProof/>
            <w:webHidden/>
          </w:rPr>
          <w:t>13</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66" w:history="1">
        <w:r w:rsidR="00450D20" w:rsidRPr="007A682A">
          <w:rPr>
            <w:rStyle w:val="Hyperlink"/>
            <w:noProof/>
          </w:rPr>
          <w:t>4.1.1</w:t>
        </w:r>
        <w:r w:rsidR="00450D20">
          <w:rPr>
            <w:rFonts w:eastAsiaTheme="minorEastAsia"/>
            <w:i w:val="0"/>
            <w:iCs w:val="0"/>
            <w:noProof/>
            <w:color w:val="auto"/>
            <w:sz w:val="22"/>
            <w:szCs w:val="22"/>
            <w:lang w:eastAsia="nl-BE"/>
          </w:rPr>
          <w:tab/>
        </w:r>
        <w:r w:rsidR="00450D20" w:rsidRPr="007A682A">
          <w:rPr>
            <w:rStyle w:val="Hyperlink"/>
            <w:noProof/>
          </w:rPr>
          <w:t>Aanmelden</w:t>
        </w:r>
        <w:r w:rsidR="00450D20">
          <w:rPr>
            <w:noProof/>
            <w:webHidden/>
          </w:rPr>
          <w:tab/>
        </w:r>
        <w:r w:rsidR="0023114D">
          <w:rPr>
            <w:noProof/>
            <w:webHidden/>
          </w:rPr>
          <w:fldChar w:fldCharType="begin"/>
        </w:r>
        <w:r w:rsidR="00450D20">
          <w:rPr>
            <w:noProof/>
            <w:webHidden/>
          </w:rPr>
          <w:instrText xml:space="preserve"> PAGEREF _Toc225168066 \h </w:instrText>
        </w:r>
        <w:r w:rsidR="0023114D">
          <w:rPr>
            <w:noProof/>
            <w:webHidden/>
          </w:rPr>
        </w:r>
        <w:r w:rsidR="0023114D">
          <w:rPr>
            <w:noProof/>
            <w:webHidden/>
          </w:rPr>
          <w:fldChar w:fldCharType="separate"/>
        </w:r>
        <w:r w:rsidR="00A25E90">
          <w:rPr>
            <w:noProof/>
            <w:webHidden/>
          </w:rPr>
          <w:t>13</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67" w:history="1">
        <w:r w:rsidR="00450D20" w:rsidRPr="007A682A">
          <w:rPr>
            <w:rStyle w:val="Hyperlink"/>
            <w:noProof/>
          </w:rPr>
          <w:t>4.1.2</w:t>
        </w:r>
        <w:r w:rsidR="00450D20">
          <w:rPr>
            <w:rFonts w:eastAsiaTheme="minorEastAsia"/>
            <w:i w:val="0"/>
            <w:iCs w:val="0"/>
            <w:noProof/>
            <w:color w:val="auto"/>
            <w:sz w:val="22"/>
            <w:szCs w:val="22"/>
            <w:lang w:eastAsia="nl-BE"/>
          </w:rPr>
          <w:tab/>
        </w:r>
        <w:r w:rsidR="00450D20" w:rsidRPr="007A682A">
          <w:rPr>
            <w:rStyle w:val="Hyperlink"/>
            <w:noProof/>
          </w:rPr>
          <w:t>Afmelden</w:t>
        </w:r>
        <w:r w:rsidR="00450D20">
          <w:rPr>
            <w:noProof/>
            <w:webHidden/>
          </w:rPr>
          <w:tab/>
        </w:r>
        <w:r w:rsidR="0023114D">
          <w:rPr>
            <w:noProof/>
            <w:webHidden/>
          </w:rPr>
          <w:fldChar w:fldCharType="begin"/>
        </w:r>
        <w:r w:rsidR="00450D20">
          <w:rPr>
            <w:noProof/>
            <w:webHidden/>
          </w:rPr>
          <w:instrText xml:space="preserve"> PAGEREF _Toc225168067 \h </w:instrText>
        </w:r>
        <w:r w:rsidR="0023114D">
          <w:rPr>
            <w:noProof/>
            <w:webHidden/>
          </w:rPr>
        </w:r>
        <w:r w:rsidR="0023114D">
          <w:rPr>
            <w:noProof/>
            <w:webHidden/>
          </w:rPr>
          <w:fldChar w:fldCharType="separate"/>
        </w:r>
        <w:r w:rsidR="00A25E90">
          <w:rPr>
            <w:noProof/>
            <w:webHidden/>
          </w:rPr>
          <w:t>13</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68" w:history="1">
        <w:r w:rsidR="00450D20" w:rsidRPr="007A682A">
          <w:rPr>
            <w:rStyle w:val="Hyperlink"/>
            <w:noProof/>
          </w:rPr>
          <w:t>4.1.3</w:t>
        </w:r>
        <w:r w:rsidR="00450D20">
          <w:rPr>
            <w:rFonts w:eastAsiaTheme="minorEastAsia"/>
            <w:i w:val="0"/>
            <w:iCs w:val="0"/>
            <w:noProof/>
            <w:color w:val="auto"/>
            <w:sz w:val="22"/>
            <w:szCs w:val="22"/>
            <w:lang w:eastAsia="nl-BE"/>
          </w:rPr>
          <w:tab/>
        </w:r>
        <w:r w:rsidR="00450D20" w:rsidRPr="007A682A">
          <w:rPr>
            <w:rStyle w:val="Hyperlink"/>
            <w:noProof/>
          </w:rPr>
          <w:t>Wachtwoord vergeten</w:t>
        </w:r>
        <w:r w:rsidR="00450D20">
          <w:rPr>
            <w:noProof/>
            <w:webHidden/>
          </w:rPr>
          <w:tab/>
        </w:r>
        <w:r w:rsidR="0023114D">
          <w:rPr>
            <w:noProof/>
            <w:webHidden/>
          </w:rPr>
          <w:fldChar w:fldCharType="begin"/>
        </w:r>
        <w:r w:rsidR="00450D20">
          <w:rPr>
            <w:noProof/>
            <w:webHidden/>
          </w:rPr>
          <w:instrText xml:space="preserve"> PAGEREF _Toc225168068 \h </w:instrText>
        </w:r>
        <w:r w:rsidR="0023114D">
          <w:rPr>
            <w:noProof/>
            <w:webHidden/>
          </w:rPr>
        </w:r>
        <w:r w:rsidR="0023114D">
          <w:rPr>
            <w:noProof/>
            <w:webHidden/>
          </w:rPr>
          <w:fldChar w:fldCharType="separate"/>
        </w:r>
        <w:r w:rsidR="00A25E90">
          <w:rPr>
            <w:noProof/>
            <w:webHidden/>
          </w:rPr>
          <w:t>14</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69" w:history="1">
        <w:r w:rsidR="00450D20" w:rsidRPr="007A682A">
          <w:rPr>
            <w:rStyle w:val="Hyperlink"/>
            <w:noProof/>
          </w:rPr>
          <w:t>4.1.4</w:t>
        </w:r>
        <w:r w:rsidR="00450D20">
          <w:rPr>
            <w:rFonts w:eastAsiaTheme="minorEastAsia"/>
            <w:i w:val="0"/>
            <w:iCs w:val="0"/>
            <w:noProof/>
            <w:color w:val="auto"/>
            <w:sz w:val="22"/>
            <w:szCs w:val="22"/>
            <w:lang w:eastAsia="nl-BE"/>
          </w:rPr>
          <w:tab/>
        </w:r>
        <w:r w:rsidR="00450D20" w:rsidRPr="007A682A">
          <w:rPr>
            <w:rStyle w:val="Hyperlink"/>
            <w:noProof/>
          </w:rPr>
          <w:t>Nieuwe gebruiker aanmelden</w:t>
        </w:r>
        <w:r w:rsidR="00450D20">
          <w:rPr>
            <w:noProof/>
            <w:webHidden/>
          </w:rPr>
          <w:tab/>
        </w:r>
        <w:r w:rsidR="0023114D">
          <w:rPr>
            <w:noProof/>
            <w:webHidden/>
          </w:rPr>
          <w:fldChar w:fldCharType="begin"/>
        </w:r>
        <w:r w:rsidR="00450D20">
          <w:rPr>
            <w:noProof/>
            <w:webHidden/>
          </w:rPr>
          <w:instrText xml:space="preserve"> PAGEREF _Toc225168069 \h </w:instrText>
        </w:r>
        <w:r w:rsidR="0023114D">
          <w:rPr>
            <w:noProof/>
            <w:webHidden/>
          </w:rPr>
        </w:r>
        <w:r w:rsidR="0023114D">
          <w:rPr>
            <w:noProof/>
            <w:webHidden/>
          </w:rPr>
          <w:fldChar w:fldCharType="separate"/>
        </w:r>
        <w:r w:rsidR="00A25E90">
          <w:rPr>
            <w:noProof/>
            <w:webHidden/>
          </w:rPr>
          <w:t>14</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070" w:history="1">
        <w:r w:rsidR="00450D20" w:rsidRPr="007A682A">
          <w:rPr>
            <w:rStyle w:val="Hyperlink"/>
            <w:noProof/>
          </w:rPr>
          <w:t>4.2</w:t>
        </w:r>
        <w:r w:rsidR="00450D20">
          <w:rPr>
            <w:rFonts w:eastAsiaTheme="minorEastAsia"/>
            <w:smallCaps w:val="0"/>
            <w:noProof/>
            <w:sz w:val="22"/>
            <w:szCs w:val="22"/>
            <w:lang w:eastAsia="nl-BE"/>
          </w:rPr>
          <w:tab/>
        </w:r>
        <w:r w:rsidR="00450D20" w:rsidRPr="007A682A">
          <w:rPr>
            <w:rStyle w:val="Hyperlink"/>
            <w:noProof/>
          </w:rPr>
          <w:t>Zoeken</w:t>
        </w:r>
        <w:r w:rsidR="00450D20">
          <w:rPr>
            <w:noProof/>
            <w:webHidden/>
          </w:rPr>
          <w:tab/>
        </w:r>
        <w:r w:rsidR="0023114D">
          <w:rPr>
            <w:noProof/>
            <w:webHidden/>
          </w:rPr>
          <w:fldChar w:fldCharType="begin"/>
        </w:r>
        <w:r w:rsidR="00450D20">
          <w:rPr>
            <w:noProof/>
            <w:webHidden/>
          </w:rPr>
          <w:instrText xml:space="preserve"> PAGEREF _Toc225168070 \h </w:instrText>
        </w:r>
        <w:r w:rsidR="0023114D">
          <w:rPr>
            <w:noProof/>
            <w:webHidden/>
          </w:rPr>
        </w:r>
        <w:r w:rsidR="0023114D">
          <w:rPr>
            <w:noProof/>
            <w:webHidden/>
          </w:rPr>
          <w:fldChar w:fldCharType="separate"/>
        </w:r>
        <w:r w:rsidR="00A25E90">
          <w:rPr>
            <w:noProof/>
            <w:webHidden/>
          </w:rPr>
          <w:t>14</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71" w:history="1">
        <w:r w:rsidR="00450D20" w:rsidRPr="007A682A">
          <w:rPr>
            <w:rStyle w:val="Hyperlink"/>
            <w:noProof/>
          </w:rPr>
          <w:t>4.2.1</w:t>
        </w:r>
        <w:r w:rsidR="00450D20">
          <w:rPr>
            <w:rFonts w:eastAsiaTheme="minorEastAsia"/>
            <w:i w:val="0"/>
            <w:iCs w:val="0"/>
            <w:noProof/>
            <w:color w:val="auto"/>
            <w:sz w:val="22"/>
            <w:szCs w:val="22"/>
            <w:lang w:eastAsia="nl-BE"/>
          </w:rPr>
          <w:tab/>
        </w:r>
        <w:r w:rsidR="00450D20" w:rsidRPr="007A682A">
          <w:rPr>
            <w:rStyle w:val="Hyperlink"/>
            <w:noProof/>
          </w:rPr>
          <w:t>Search Engine</w:t>
        </w:r>
        <w:r w:rsidR="00450D20">
          <w:rPr>
            <w:noProof/>
            <w:webHidden/>
          </w:rPr>
          <w:tab/>
        </w:r>
        <w:r w:rsidR="0023114D">
          <w:rPr>
            <w:noProof/>
            <w:webHidden/>
          </w:rPr>
          <w:fldChar w:fldCharType="begin"/>
        </w:r>
        <w:r w:rsidR="00450D20">
          <w:rPr>
            <w:noProof/>
            <w:webHidden/>
          </w:rPr>
          <w:instrText xml:space="preserve"> PAGEREF _Toc225168071 \h </w:instrText>
        </w:r>
        <w:r w:rsidR="0023114D">
          <w:rPr>
            <w:noProof/>
            <w:webHidden/>
          </w:rPr>
        </w:r>
        <w:r w:rsidR="0023114D">
          <w:rPr>
            <w:noProof/>
            <w:webHidden/>
          </w:rPr>
          <w:fldChar w:fldCharType="separate"/>
        </w:r>
        <w:r w:rsidR="00A25E90">
          <w:rPr>
            <w:noProof/>
            <w:webHidden/>
          </w:rPr>
          <w:t>15</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72" w:history="1">
        <w:r w:rsidR="00450D20" w:rsidRPr="007A682A">
          <w:rPr>
            <w:rStyle w:val="Hyperlink"/>
            <w:noProof/>
          </w:rPr>
          <w:t>4.2.1.1</w:t>
        </w:r>
        <w:r w:rsidR="00450D20">
          <w:rPr>
            <w:rFonts w:eastAsiaTheme="minorEastAsia"/>
            <w:noProof/>
            <w:sz w:val="22"/>
            <w:szCs w:val="22"/>
            <w:lang w:eastAsia="nl-BE"/>
          </w:rPr>
          <w:tab/>
        </w:r>
        <w:r w:rsidR="00450D20" w:rsidRPr="007A682A">
          <w:rPr>
            <w:rStyle w:val="Hyperlink"/>
            <w:noProof/>
          </w:rPr>
          <w:t>Lucene</w:t>
        </w:r>
        <w:r w:rsidR="00450D20">
          <w:rPr>
            <w:noProof/>
            <w:webHidden/>
          </w:rPr>
          <w:tab/>
        </w:r>
        <w:r w:rsidR="0023114D">
          <w:rPr>
            <w:noProof/>
            <w:webHidden/>
          </w:rPr>
          <w:fldChar w:fldCharType="begin"/>
        </w:r>
        <w:r w:rsidR="00450D20">
          <w:rPr>
            <w:noProof/>
            <w:webHidden/>
          </w:rPr>
          <w:instrText xml:space="preserve"> PAGEREF _Toc225168072 \h </w:instrText>
        </w:r>
        <w:r w:rsidR="0023114D">
          <w:rPr>
            <w:noProof/>
            <w:webHidden/>
          </w:rPr>
        </w:r>
        <w:r w:rsidR="0023114D">
          <w:rPr>
            <w:noProof/>
            <w:webHidden/>
          </w:rPr>
          <w:fldChar w:fldCharType="separate"/>
        </w:r>
        <w:r w:rsidR="00A25E90">
          <w:rPr>
            <w:noProof/>
            <w:webHidden/>
          </w:rPr>
          <w:t>15</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73" w:history="1">
        <w:r w:rsidR="00450D20" w:rsidRPr="007A682A">
          <w:rPr>
            <w:rStyle w:val="Hyperlink"/>
            <w:noProof/>
          </w:rPr>
          <w:t>4.2.1.2</w:t>
        </w:r>
        <w:r w:rsidR="00450D20">
          <w:rPr>
            <w:rFonts w:eastAsiaTheme="minorEastAsia"/>
            <w:noProof/>
            <w:sz w:val="22"/>
            <w:szCs w:val="22"/>
            <w:lang w:eastAsia="nl-BE"/>
          </w:rPr>
          <w:tab/>
        </w:r>
        <w:r w:rsidR="00450D20" w:rsidRPr="007A682A">
          <w:rPr>
            <w:rStyle w:val="Hyperlink"/>
            <w:noProof/>
          </w:rPr>
          <w:t>Lucene.Net</w:t>
        </w:r>
        <w:r w:rsidR="00450D20">
          <w:rPr>
            <w:noProof/>
            <w:webHidden/>
          </w:rPr>
          <w:tab/>
        </w:r>
        <w:r w:rsidR="0023114D">
          <w:rPr>
            <w:noProof/>
            <w:webHidden/>
          </w:rPr>
          <w:fldChar w:fldCharType="begin"/>
        </w:r>
        <w:r w:rsidR="00450D20">
          <w:rPr>
            <w:noProof/>
            <w:webHidden/>
          </w:rPr>
          <w:instrText xml:space="preserve"> PAGEREF _Toc225168073 \h </w:instrText>
        </w:r>
        <w:r w:rsidR="0023114D">
          <w:rPr>
            <w:noProof/>
            <w:webHidden/>
          </w:rPr>
        </w:r>
        <w:r w:rsidR="0023114D">
          <w:rPr>
            <w:noProof/>
            <w:webHidden/>
          </w:rPr>
          <w:fldChar w:fldCharType="separate"/>
        </w:r>
        <w:r w:rsidR="00A25E90">
          <w:rPr>
            <w:noProof/>
            <w:webHidden/>
          </w:rPr>
          <w:t>15</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74" w:history="1">
        <w:r w:rsidR="00450D20" w:rsidRPr="007A682A">
          <w:rPr>
            <w:rStyle w:val="Hyperlink"/>
            <w:noProof/>
          </w:rPr>
          <w:t>4.2.1.3</w:t>
        </w:r>
        <w:r w:rsidR="00450D20">
          <w:rPr>
            <w:rFonts w:eastAsiaTheme="minorEastAsia"/>
            <w:noProof/>
            <w:sz w:val="22"/>
            <w:szCs w:val="22"/>
            <w:lang w:eastAsia="nl-BE"/>
          </w:rPr>
          <w:tab/>
        </w:r>
        <w:r w:rsidR="00450D20" w:rsidRPr="007A682A">
          <w:rPr>
            <w:rStyle w:val="Hyperlink"/>
            <w:noProof/>
          </w:rPr>
          <w:t>Andere Lucene afgeleide</w:t>
        </w:r>
        <w:r w:rsidR="00450D20">
          <w:rPr>
            <w:noProof/>
            <w:webHidden/>
          </w:rPr>
          <w:tab/>
        </w:r>
        <w:r w:rsidR="0023114D">
          <w:rPr>
            <w:noProof/>
            <w:webHidden/>
          </w:rPr>
          <w:fldChar w:fldCharType="begin"/>
        </w:r>
        <w:r w:rsidR="00450D20">
          <w:rPr>
            <w:noProof/>
            <w:webHidden/>
          </w:rPr>
          <w:instrText xml:space="preserve"> PAGEREF _Toc225168074 \h </w:instrText>
        </w:r>
        <w:r w:rsidR="0023114D">
          <w:rPr>
            <w:noProof/>
            <w:webHidden/>
          </w:rPr>
        </w:r>
        <w:r w:rsidR="0023114D">
          <w:rPr>
            <w:noProof/>
            <w:webHidden/>
          </w:rPr>
          <w:fldChar w:fldCharType="separate"/>
        </w:r>
        <w:r w:rsidR="00A25E90">
          <w:rPr>
            <w:noProof/>
            <w:webHidden/>
          </w:rPr>
          <w:t>15</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75" w:history="1">
        <w:r w:rsidR="00450D20" w:rsidRPr="007A682A">
          <w:rPr>
            <w:rStyle w:val="Hyperlink"/>
            <w:noProof/>
          </w:rPr>
          <w:t>4.2.1.4</w:t>
        </w:r>
        <w:r w:rsidR="00450D20">
          <w:rPr>
            <w:rFonts w:eastAsiaTheme="minorEastAsia"/>
            <w:noProof/>
            <w:sz w:val="22"/>
            <w:szCs w:val="22"/>
            <w:lang w:eastAsia="nl-BE"/>
          </w:rPr>
          <w:tab/>
        </w:r>
        <w:r w:rsidR="00450D20" w:rsidRPr="007A682A">
          <w:rPr>
            <w:rStyle w:val="Hyperlink"/>
            <w:noProof/>
          </w:rPr>
          <w:t>De te ondersteunen functionaliteit</w:t>
        </w:r>
        <w:r w:rsidR="00450D20">
          <w:rPr>
            <w:noProof/>
            <w:webHidden/>
          </w:rPr>
          <w:tab/>
        </w:r>
        <w:r w:rsidR="0023114D">
          <w:rPr>
            <w:noProof/>
            <w:webHidden/>
          </w:rPr>
          <w:fldChar w:fldCharType="begin"/>
        </w:r>
        <w:r w:rsidR="00450D20">
          <w:rPr>
            <w:noProof/>
            <w:webHidden/>
          </w:rPr>
          <w:instrText xml:space="preserve"> PAGEREF _Toc225168075 \h </w:instrText>
        </w:r>
        <w:r w:rsidR="0023114D">
          <w:rPr>
            <w:noProof/>
            <w:webHidden/>
          </w:rPr>
        </w:r>
        <w:r w:rsidR="0023114D">
          <w:rPr>
            <w:noProof/>
            <w:webHidden/>
          </w:rPr>
          <w:fldChar w:fldCharType="separate"/>
        </w:r>
        <w:r w:rsidR="00A25E90">
          <w:rPr>
            <w:noProof/>
            <w:webHidden/>
          </w:rPr>
          <w:t>15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76" w:history="1">
        <w:r w:rsidR="00450D20" w:rsidRPr="007A682A">
          <w:rPr>
            <w:rStyle w:val="Hyperlink"/>
            <w:noProof/>
          </w:rPr>
          <w:t>4.2.2</w:t>
        </w:r>
        <w:r w:rsidR="00450D20">
          <w:rPr>
            <w:rFonts w:eastAsiaTheme="minorEastAsia"/>
            <w:i w:val="0"/>
            <w:iCs w:val="0"/>
            <w:noProof/>
            <w:color w:val="auto"/>
            <w:sz w:val="22"/>
            <w:szCs w:val="22"/>
            <w:lang w:eastAsia="nl-BE"/>
          </w:rPr>
          <w:tab/>
        </w:r>
        <w:r w:rsidR="00450D20" w:rsidRPr="007A682A">
          <w:rPr>
            <w:rStyle w:val="Hyperlink"/>
            <w:noProof/>
          </w:rPr>
          <w:t>Eenvoudig zoeken</w:t>
        </w:r>
        <w:r w:rsidR="00450D20">
          <w:rPr>
            <w:noProof/>
            <w:webHidden/>
          </w:rPr>
          <w:tab/>
        </w:r>
        <w:r w:rsidR="0023114D">
          <w:rPr>
            <w:noProof/>
            <w:webHidden/>
          </w:rPr>
          <w:fldChar w:fldCharType="begin"/>
        </w:r>
        <w:r w:rsidR="00450D20">
          <w:rPr>
            <w:noProof/>
            <w:webHidden/>
          </w:rPr>
          <w:instrText xml:space="preserve"> PAGEREF _Toc225168076 \h </w:instrText>
        </w:r>
        <w:r w:rsidR="0023114D">
          <w:rPr>
            <w:noProof/>
            <w:webHidden/>
          </w:rPr>
        </w:r>
        <w:r w:rsidR="0023114D">
          <w:rPr>
            <w:noProof/>
            <w:webHidden/>
          </w:rPr>
          <w:fldChar w:fldCharType="separate"/>
        </w:r>
        <w:r w:rsidR="00A25E90">
          <w:rPr>
            <w:noProof/>
            <w:webHidden/>
          </w:rPr>
          <w:t>16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77" w:history="1">
        <w:r w:rsidR="00450D20" w:rsidRPr="007A682A">
          <w:rPr>
            <w:rStyle w:val="Hyperlink"/>
            <w:noProof/>
          </w:rPr>
          <w:t>4.2.2.1</w:t>
        </w:r>
        <w:r w:rsidR="00450D20">
          <w:rPr>
            <w:rFonts w:eastAsiaTheme="minorEastAsia"/>
            <w:noProof/>
            <w:sz w:val="22"/>
            <w:szCs w:val="22"/>
            <w:lang w:eastAsia="nl-BE"/>
          </w:rPr>
          <w:tab/>
        </w:r>
        <w:r w:rsidR="00450D20" w:rsidRPr="007A682A">
          <w:rPr>
            <w:rStyle w:val="Hyperlink"/>
            <w:noProof/>
          </w:rPr>
          <w:t>De zoektermen</w:t>
        </w:r>
        <w:r w:rsidR="00450D20">
          <w:rPr>
            <w:noProof/>
            <w:webHidden/>
          </w:rPr>
          <w:tab/>
        </w:r>
        <w:r w:rsidR="0023114D">
          <w:rPr>
            <w:noProof/>
            <w:webHidden/>
          </w:rPr>
          <w:fldChar w:fldCharType="begin"/>
        </w:r>
        <w:r w:rsidR="00450D20">
          <w:rPr>
            <w:noProof/>
            <w:webHidden/>
          </w:rPr>
          <w:instrText xml:space="preserve"> PAGEREF _Toc225168077 \h </w:instrText>
        </w:r>
        <w:r w:rsidR="0023114D">
          <w:rPr>
            <w:noProof/>
            <w:webHidden/>
          </w:rPr>
        </w:r>
        <w:r w:rsidR="0023114D">
          <w:rPr>
            <w:noProof/>
            <w:webHidden/>
          </w:rPr>
          <w:fldChar w:fldCharType="separate"/>
        </w:r>
        <w:r w:rsidR="00A25E90">
          <w:rPr>
            <w:noProof/>
            <w:webHidden/>
          </w:rPr>
          <w:t>16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78" w:history="1">
        <w:r w:rsidR="00450D20" w:rsidRPr="007A682A">
          <w:rPr>
            <w:rStyle w:val="Hyperlink"/>
            <w:noProof/>
          </w:rPr>
          <w:t>4.2.2.2</w:t>
        </w:r>
        <w:r w:rsidR="00450D20">
          <w:rPr>
            <w:rFonts w:eastAsiaTheme="minorEastAsia"/>
            <w:noProof/>
            <w:sz w:val="22"/>
            <w:szCs w:val="22"/>
            <w:lang w:eastAsia="nl-BE"/>
          </w:rPr>
          <w:tab/>
        </w:r>
        <w:r w:rsidR="00450D20" w:rsidRPr="007A682A">
          <w:rPr>
            <w:rStyle w:val="Hyperlink"/>
            <w:noProof/>
          </w:rPr>
          <w:t>Stopwoorden</w:t>
        </w:r>
        <w:r w:rsidR="00450D20">
          <w:rPr>
            <w:noProof/>
            <w:webHidden/>
          </w:rPr>
          <w:tab/>
        </w:r>
        <w:r w:rsidR="0023114D">
          <w:rPr>
            <w:noProof/>
            <w:webHidden/>
          </w:rPr>
          <w:fldChar w:fldCharType="begin"/>
        </w:r>
        <w:r w:rsidR="00450D20">
          <w:rPr>
            <w:noProof/>
            <w:webHidden/>
          </w:rPr>
          <w:instrText xml:space="preserve"> PAGEREF _Toc225168078 \h </w:instrText>
        </w:r>
        <w:r w:rsidR="0023114D">
          <w:rPr>
            <w:noProof/>
            <w:webHidden/>
          </w:rPr>
        </w:r>
        <w:r w:rsidR="0023114D">
          <w:rPr>
            <w:noProof/>
            <w:webHidden/>
          </w:rPr>
          <w:fldChar w:fldCharType="separate"/>
        </w:r>
        <w:r w:rsidR="00A25E90">
          <w:rPr>
            <w:noProof/>
            <w:webHidden/>
          </w:rPr>
          <w:t>16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79" w:history="1">
        <w:r w:rsidR="00450D20" w:rsidRPr="007A682A">
          <w:rPr>
            <w:rStyle w:val="Hyperlink"/>
            <w:noProof/>
          </w:rPr>
          <w:t>4.2.2.3</w:t>
        </w:r>
        <w:r w:rsidR="00450D20">
          <w:rPr>
            <w:rFonts w:eastAsiaTheme="minorEastAsia"/>
            <w:noProof/>
            <w:sz w:val="22"/>
            <w:szCs w:val="22"/>
            <w:lang w:eastAsia="nl-BE"/>
          </w:rPr>
          <w:tab/>
        </w:r>
        <w:r w:rsidR="00450D20" w:rsidRPr="007A682A">
          <w:rPr>
            <w:rStyle w:val="Hyperlink"/>
            <w:noProof/>
          </w:rPr>
          <w:t>Zoekdomeinen</w:t>
        </w:r>
        <w:r w:rsidR="00450D20">
          <w:rPr>
            <w:noProof/>
            <w:webHidden/>
          </w:rPr>
          <w:tab/>
        </w:r>
        <w:r w:rsidR="0023114D">
          <w:rPr>
            <w:noProof/>
            <w:webHidden/>
          </w:rPr>
          <w:fldChar w:fldCharType="begin"/>
        </w:r>
        <w:r w:rsidR="00450D20">
          <w:rPr>
            <w:noProof/>
            <w:webHidden/>
          </w:rPr>
          <w:instrText xml:space="preserve"> PAGEREF _Toc225168079 \h </w:instrText>
        </w:r>
        <w:r w:rsidR="0023114D">
          <w:rPr>
            <w:noProof/>
            <w:webHidden/>
          </w:rPr>
        </w:r>
        <w:r w:rsidR="0023114D">
          <w:rPr>
            <w:noProof/>
            <w:webHidden/>
          </w:rPr>
          <w:fldChar w:fldCharType="separate"/>
        </w:r>
        <w:r w:rsidR="00A25E90">
          <w:rPr>
            <w:noProof/>
            <w:webHidden/>
          </w:rPr>
          <w:t>17</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80" w:history="1">
        <w:r w:rsidR="00450D20" w:rsidRPr="007A682A">
          <w:rPr>
            <w:rStyle w:val="Hyperlink"/>
            <w:noProof/>
          </w:rPr>
          <w:t>4.2.2.4</w:t>
        </w:r>
        <w:r w:rsidR="00450D20">
          <w:rPr>
            <w:rFonts w:eastAsiaTheme="minorEastAsia"/>
            <w:noProof/>
            <w:sz w:val="22"/>
            <w:szCs w:val="22"/>
            <w:lang w:eastAsia="nl-BE"/>
          </w:rPr>
          <w:tab/>
        </w:r>
        <w:r w:rsidR="00450D20" w:rsidRPr="007A682A">
          <w:rPr>
            <w:rStyle w:val="Hyperlink"/>
            <w:noProof/>
          </w:rPr>
          <w:t>Zoekprocedure</w:t>
        </w:r>
        <w:r w:rsidR="00450D20">
          <w:rPr>
            <w:noProof/>
            <w:webHidden/>
          </w:rPr>
          <w:tab/>
        </w:r>
        <w:r w:rsidR="0023114D">
          <w:rPr>
            <w:noProof/>
            <w:webHidden/>
          </w:rPr>
          <w:fldChar w:fldCharType="begin"/>
        </w:r>
        <w:r w:rsidR="00450D20">
          <w:rPr>
            <w:noProof/>
            <w:webHidden/>
          </w:rPr>
          <w:instrText xml:space="preserve"> PAGEREF _Toc225168080 \h </w:instrText>
        </w:r>
        <w:r w:rsidR="0023114D">
          <w:rPr>
            <w:noProof/>
            <w:webHidden/>
          </w:rPr>
        </w:r>
        <w:r w:rsidR="0023114D">
          <w:rPr>
            <w:noProof/>
            <w:webHidden/>
          </w:rPr>
          <w:fldChar w:fldCharType="separate"/>
        </w:r>
        <w:r w:rsidR="00A25E90">
          <w:rPr>
            <w:noProof/>
            <w:webHidden/>
          </w:rPr>
          <w:t>17</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81" w:history="1">
        <w:r w:rsidR="00450D20" w:rsidRPr="007A682A">
          <w:rPr>
            <w:rStyle w:val="Hyperlink"/>
            <w:noProof/>
          </w:rPr>
          <w:t>4.2.2.5</w:t>
        </w:r>
        <w:r w:rsidR="00450D20">
          <w:rPr>
            <w:rFonts w:eastAsiaTheme="minorEastAsia"/>
            <w:noProof/>
            <w:sz w:val="22"/>
            <w:szCs w:val="22"/>
            <w:lang w:eastAsia="nl-BE"/>
          </w:rPr>
          <w:tab/>
        </w:r>
        <w:r w:rsidR="00450D20" w:rsidRPr="007A682A">
          <w:rPr>
            <w:rStyle w:val="Hyperlink"/>
            <w:noProof/>
          </w:rPr>
          <w:t>Faceted search</w:t>
        </w:r>
        <w:r w:rsidR="00450D20">
          <w:rPr>
            <w:noProof/>
            <w:webHidden/>
          </w:rPr>
          <w:tab/>
        </w:r>
        <w:r w:rsidR="0023114D">
          <w:rPr>
            <w:noProof/>
            <w:webHidden/>
          </w:rPr>
          <w:fldChar w:fldCharType="begin"/>
        </w:r>
        <w:r w:rsidR="00450D20">
          <w:rPr>
            <w:noProof/>
            <w:webHidden/>
          </w:rPr>
          <w:instrText xml:space="preserve"> PAGEREF _Toc225168081 \h </w:instrText>
        </w:r>
        <w:r w:rsidR="0023114D">
          <w:rPr>
            <w:noProof/>
            <w:webHidden/>
          </w:rPr>
        </w:r>
        <w:r w:rsidR="0023114D">
          <w:rPr>
            <w:noProof/>
            <w:webHidden/>
          </w:rPr>
          <w:fldChar w:fldCharType="separate"/>
        </w:r>
        <w:r w:rsidR="00A25E90">
          <w:rPr>
            <w:noProof/>
            <w:webHidden/>
          </w:rPr>
          <w:t>17</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82" w:history="1">
        <w:r w:rsidR="00450D20" w:rsidRPr="007A682A">
          <w:rPr>
            <w:rStyle w:val="Hyperlink"/>
            <w:noProof/>
          </w:rPr>
          <w:t>4.2.2.6</w:t>
        </w:r>
        <w:r w:rsidR="00450D20">
          <w:rPr>
            <w:rFonts w:eastAsiaTheme="minorEastAsia"/>
            <w:noProof/>
            <w:sz w:val="22"/>
            <w:szCs w:val="22"/>
            <w:lang w:eastAsia="nl-BE"/>
          </w:rPr>
          <w:tab/>
        </w:r>
        <w:r w:rsidR="00450D20" w:rsidRPr="007A682A">
          <w:rPr>
            <w:rStyle w:val="Hyperlink"/>
            <w:noProof/>
          </w:rPr>
          <w:t>Technologie</w:t>
        </w:r>
        <w:r w:rsidR="00450D20">
          <w:rPr>
            <w:noProof/>
            <w:webHidden/>
          </w:rPr>
          <w:tab/>
        </w:r>
        <w:r w:rsidR="0023114D">
          <w:rPr>
            <w:noProof/>
            <w:webHidden/>
          </w:rPr>
          <w:fldChar w:fldCharType="begin"/>
        </w:r>
        <w:r w:rsidR="00450D20">
          <w:rPr>
            <w:noProof/>
            <w:webHidden/>
          </w:rPr>
          <w:instrText xml:space="preserve"> PAGEREF _Toc225168082 \h </w:instrText>
        </w:r>
        <w:r w:rsidR="0023114D">
          <w:rPr>
            <w:noProof/>
            <w:webHidden/>
          </w:rPr>
        </w:r>
        <w:r w:rsidR="0023114D">
          <w:rPr>
            <w:noProof/>
            <w:webHidden/>
          </w:rPr>
          <w:fldChar w:fldCharType="separate"/>
        </w:r>
        <w:r w:rsidR="00A25E90">
          <w:rPr>
            <w:noProof/>
            <w:webHidden/>
          </w:rPr>
          <w:t>17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83" w:history="1">
        <w:r w:rsidR="00450D20" w:rsidRPr="007A682A">
          <w:rPr>
            <w:rStyle w:val="Hyperlink"/>
            <w:noProof/>
          </w:rPr>
          <w:t>4.2.3</w:t>
        </w:r>
        <w:r w:rsidR="00450D20">
          <w:rPr>
            <w:rFonts w:eastAsiaTheme="minorEastAsia"/>
            <w:i w:val="0"/>
            <w:iCs w:val="0"/>
            <w:noProof/>
            <w:color w:val="auto"/>
            <w:sz w:val="22"/>
            <w:szCs w:val="22"/>
            <w:lang w:eastAsia="nl-BE"/>
          </w:rPr>
          <w:tab/>
        </w:r>
        <w:r w:rsidR="00450D20" w:rsidRPr="007A682A">
          <w:rPr>
            <w:rStyle w:val="Hyperlink"/>
            <w:noProof/>
          </w:rPr>
          <w:t>Geavanceerd zoeken</w:t>
        </w:r>
        <w:r w:rsidR="00450D20">
          <w:rPr>
            <w:noProof/>
            <w:webHidden/>
          </w:rPr>
          <w:tab/>
        </w:r>
        <w:r w:rsidR="0023114D">
          <w:rPr>
            <w:noProof/>
            <w:webHidden/>
          </w:rPr>
          <w:fldChar w:fldCharType="begin"/>
        </w:r>
        <w:r w:rsidR="00450D20">
          <w:rPr>
            <w:noProof/>
            <w:webHidden/>
          </w:rPr>
          <w:instrText xml:space="preserve"> PAGEREF _Toc225168083 \h </w:instrText>
        </w:r>
        <w:r w:rsidR="0023114D">
          <w:rPr>
            <w:noProof/>
            <w:webHidden/>
          </w:rPr>
        </w:r>
        <w:r w:rsidR="0023114D">
          <w:rPr>
            <w:noProof/>
            <w:webHidden/>
          </w:rPr>
          <w:fldChar w:fldCharType="separate"/>
        </w:r>
        <w:r w:rsidR="00A25E90">
          <w:rPr>
            <w:noProof/>
            <w:webHidden/>
          </w:rPr>
          <w:t>17</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84" w:history="1">
        <w:r w:rsidR="00450D20" w:rsidRPr="007A682A">
          <w:rPr>
            <w:rStyle w:val="Hyperlink"/>
            <w:noProof/>
          </w:rPr>
          <w:t>4.2.3.1</w:t>
        </w:r>
        <w:r w:rsidR="00450D20">
          <w:rPr>
            <w:rFonts w:eastAsiaTheme="minorEastAsia"/>
            <w:noProof/>
            <w:sz w:val="22"/>
            <w:szCs w:val="22"/>
            <w:lang w:eastAsia="nl-BE"/>
          </w:rPr>
          <w:tab/>
        </w:r>
        <w:r w:rsidR="00450D20" w:rsidRPr="007A682A">
          <w:rPr>
            <w:rStyle w:val="Hyperlink"/>
            <w:noProof/>
          </w:rPr>
          <w:t>Zoeken naar assets van bepaald assetttype</w:t>
        </w:r>
        <w:r w:rsidR="00450D20">
          <w:rPr>
            <w:noProof/>
            <w:webHidden/>
          </w:rPr>
          <w:tab/>
        </w:r>
        <w:r w:rsidR="0023114D">
          <w:rPr>
            <w:noProof/>
            <w:webHidden/>
          </w:rPr>
          <w:fldChar w:fldCharType="begin"/>
        </w:r>
        <w:r w:rsidR="00450D20">
          <w:rPr>
            <w:noProof/>
            <w:webHidden/>
          </w:rPr>
          <w:instrText xml:space="preserve"> PAGEREF _Toc225168084 \h </w:instrText>
        </w:r>
        <w:r w:rsidR="0023114D">
          <w:rPr>
            <w:noProof/>
            <w:webHidden/>
          </w:rPr>
        </w:r>
        <w:r w:rsidR="0023114D">
          <w:rPr>
            <w:noProof/>
            <w:webHidden/>
          </w:rPr>
          <w:fldChar w:fldCharType="separate"/>
        </w:r>
        <w:r w:rsidR="00A25E90">
          <w:rPr>
            <w:noProof/>
            <w:webHidden/>
          </w:rPr>
          <w:t>17</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85" w:history="1">
        <w:r w:rsidR="00450D20" w:rsidRPr="007A682A">
          <w:rPr>
            <w:rStyle w:val="Hyperlink"/>
            <w:noProof/>
          </w:rPr>
          <w:t>4.2.3.2</w:t>
        </w:r>
        <w:r w:rsidR="00450D20">
          <w:rPr>
            <w:rFonts w:eastAsiaTheme="minorEastAsia"/>
            <w:noProof/>
            <w:sz w:val="22"/>
            <w:szCs w:val="22"/>
            <w:lang w:eastAsia="nl-BE"/>
          </w:rPr>
          <w:tab/>
        </w:r>
        <w:r w:rsidR="00450D20" w:rsidRPr="007A682A">
          <w:rPr>
            <w:rStyle w:val="Hyperlink"/>
            <w:noProof/>
          </w:rPr>
          <w:t>Zoeken naar assets via contextfilters</w:t>
        </w:r>
        <w:r w:rsidR="00450D20">
          <w:rPr>
            <w:noProof/>
            <w:webHidden/>
          </w:rPr>
          <w:tab/>
        </w:r>
        <w:r w:rsidR="0023114D">
          <w:rPr>
            <w:noProof/>
            <w:webHidden/>
          </w:rPr>
          <w:fldChar w:fldCharType="begin"/>
        </w:r>
        <w:r w:rsidR="00450D20">
          <w:rPr>
            <w:noProof/>
            <w:webHidden/>
          </w:rPr>
          <w:instrText xml:space="preserve"> PAGEREF _Toc225168085 \h </w:instrText>
        </w:r>
        <w:r w:rsidR="0023114D">
          <w:rPr>
            <w:noProof/>
            <w:webHidden/>
          </w:rPr>
        </w:r>
        <w:r w:rsidR="0023114D">
          <w:rPr>
            <w:noProof/>
            <w:webHidden/>
          </w:rPr>
          <w:fldChar w:fldCharType="separate"/>
        </w:r>
        <w:r w:rsidR="00A25E90">
          <w:rPr>
            <w:noProof/>
            <w:webHidden/>
          </w:rPr>
          <w:t>19</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86" w:history="1">
        <w:r w:rsidR="00450D20" w:rsidRPr="007A682A">
          <w:rPr>
            <w:rStyle w:val="Hyperlink"/>
            <w:noProof/>
          </w:rPr>
          <w:t>4.2.3.3</w:t>
        </w:r>
        <w:r w:rsidR="00450D20">
          <w:rPr>
            <w:rFonts w:eastAsiaTheme="minorEastAsia"/>
            <w:noProof/>
            <w:sz w:val="22"/>
            <w:szCs w:val="22"/>
            <w:lang w:eastAsia="nl-BE"/>
          </w:rPr>
          <w:tab/>
        </w:r>
        <w:r w:rsidR="00450D20" w:rsidRPr="007A682A">
          <w:rPr>
            <w:rStyle w:val="Hyperlink"/>
            <w:noProof/>
          </w:rPr>
          <w:t>Zoeken via categorie (taxonomie)</w:t>
        </w:r>
        <w:r w:rsidR="00450D20">
          <w:rPr>
            <w:noProof/>
            <w:webHidden/>
          </w:rPr>
          <w:tab/>
        </w:r>
        <w:r w:rsidR="0023114D">
          <w:rPr>
            <w:noProof/>
            <w:webHidden/>
          </w:rPr>
          <w:fldChar w:fldCharType="begin"/>
        </w:r>
        <w:r w:rsidR="00450D20">
          <w:rPr>
            <w:noProof/>
            <w:webHidden/>
          </w:rPr>
          <w:instrText xml:space="preserve"> PAGEREF _Toc225168086 \h </w:instrText>
        </w:r>
        <w:r w:rsidR="0023114D">
          <w:rPr>
            <w:noProof/>
            <w:webHidden/>
          </w:rPr>
        </w:r>
        <w:r w:rsidR="0023114D">
          <w:rPr>
            <w:noProof/>
            <w:webHidden/>
          </w:rPr>
          <w:fldChar w:fldCharType="separate"/>
        </w:r>
        <w:r w:rsidR="00A25E90">
          <w:rPr>
            <w:noProof/>
            <w:webHidden/>
          </w:rPr>
          <w:t>22</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87" w:history="1">
        <w:r w:rsidR="00450D20" w:rsidRPr="007A682A">
          <w:rPr>
            <w:rStyle w:val="Hyperlink"/>
            <w:noProof/>
          </w:rPr>
          <w:t>4.2.3.4</w:t>
        </w:r>
        <w:r w:rsidR="00450D20">
          <w:rPr>
            <w:rFonts w:eastAsiaTheme="minorEastAsia"/>
            <w:noProof/>
            <w:sz w:val="22"/>
            <w:szCs w:val="22"/>
            <w:lang w:eastAsia="nl-BE"/>
          </w:rPr>
          <w:tab/>
        </w:r>
        <w:r w:rsidR="00450D20" w:rsidRPr="007A682A">
          <w:rPr>
            <w:rStyle w:val="Hyperlink"/>
            <w:noProof/>
          </w:rPr>
          <w:t>Zoeken naar documenten</w:t>
        </w:r>
        <w:r w:rsidR="00450D20">
          <w:rPr>
            <w:noProof/>
            <w:webHidden/>
          </w:rPr>
          <w:tab/>
        </w:r>
        <w:r w:rsidR="0023114D">
          <w:rPr>
            <w:noProof/>
            <w:webHidden/>
          </w:rPr>
          <w:fldChar w:fldCharType="begin"/>
        </w:r>
        <w:r w:rsidR="00450D20">
          <w:rPr>
            <w:noProof/>
            <w:webHidden/>
          </w:rPr>
          <w:instrText xml:space="preserve"> PAGEREF _Toc225168087 \h </w:instrText>
        </w:r>
        <w:r w:rsidR="0023114D">
          <w:rPr>
            <w:noProof/>
            <w:webHidden/>
          </w:rPr>
        </w:r>
        <w:r w:rsidR="0023114D">
          <w:rPr>
            <w:noProof/>
            <w:webHidden/>
          </w:rPr>
          <w:fldChar w:fldCharType="separate"/>
        </w:r>
        <w:r w:rsidR="00A25E90">
          <w:rPr>
            <w:noProof/>
            <w:webHidden/>
          </w:rPr>
          <w:t>23</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88" w:history="1">
        <w:r w:rsidR="00450D20" w:rsidRPr="007A682A">
          <w:rPr>
            <w:rStyle w:val="Hyperlink"/>
            <w:noProof/>
          </w:rPr>
          <w:t>4.2.4</w:t>
        </w:r>
        <w:r w:rsidR="00450D20">
          <w:rPr>
            <w:rFonts w:eastAsiaTheme="minorEastAsia"/>
            <w:i w:val="0"/>
            <w:iCs w:val="0"/>
            <w:noProof/>
            <w:color w:val="auto"/>
            <w:sz w:val="22"/>
            <w:szCs w:val="22"/>
            <w:lang w:eastAsia="nl-BE"/>
          </w:rPr>
          <w:tab/>
        </w:r>
        <w:r w:rsidR="00450D20" w:rsidRPr="007A682A">
          <w:rPr>
            <w:rStyle w:val="Hyperlink"/>
            <w:noProof/>
          </w:rPr>
          <w:t>Zoekresultaten</w:t>
        </w:r>
        <w:r w:rsidR="00450D20">
          <w:rPr>
            <w:noProof/>
            <w:webHidden/>
          </w:rPr>
          <w:tab/>
        </w:r>
        <w:r w:rsidR="0023114D">
          <w:rPr>
            <w:noProof/>
            <w:webHidden/>
          </w:rPr>
          <w:fldChar w:fldCharType="begin"/>
        </w:r>
        <w:r w:rsidR="00450D20">
          <w:rPr>
            <w:noProof/>
            <w:webHidden/>
          </w:rPr>
          <w:instrText xml:space="preserve"> PAGEREF _Toc225168088 \h </w:instrText>
        </w:r>
        <w:r w:rsidR="0023114D">
          <w:rPr>
            <w:noProof/>
            <w:webHidden/>
          </w:rPr>
        </w:r>
        <w:r w:rsidR="0023114D">
          <w:rPr>
            <w:noProof/>
            <w:webHidden/>
          </w:rPr>
          <w:fldChar w:fldCharType="separate"/>
        </w:r>
        <w:r w:rsidR="00A25E90">
          <w:rPr>
            <w:noProof/>
            <w:webHidden/>
          </w:rPr>
          <w:t>23</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89" w:history="1">
        <w:r w:rsidR="00450D20" w:rsidRPr="007A682A">
          <w:rPr>
            <w:rStyle w:val="Hyperlink"/>
            <w:noProof/>
          </w:rPr>
          <w:t>4.2.4.1</w:t>
        </w:r>
        <w:r w:rsidR="00450D20">
          <w:rPr>
            <w:rFonts w:eastAsiaTheme="minorEastAsia"/>
            <w:noProof/>
            <w:sz w:val="22"/>
            <w:szCs w:val="22"/>
            <w:lang w:eastAsia="nl-BE"/>
          </w:rPr>
          <w:tab/>
        </w:r>
        <w:r w:rsidR="00450D20" w:rsidRPr="007A682A">
          <w:rPr>
            <w:rStyle w:val="Hyperlink"/>
            <w:noProof/>
          </w:rPr>
          <w:t>Eenvoudig zoeken resultaten</w:t>
        </w:r>
        <w:r w:rsidR="00450D20">
          <w:rPr>
            <w:noProof/>
            <w:webHidden/>
          </w:rPr>
          <w:tab/>
        </w:r>
        <w:r w:rsidR="0023114D">
          <w:rPr>
            <w:noProof/>
            <w:webHidden/>
          </w:rPr>
          <w:fldChar w:fldCharType="begin"/>
        </w:r>
        <w:r w:rsidR="00450D20">
          <w:rPr>
            <w:noProof/>
            <w:webHidden/>
          </w:rPr>
          <w:instrText xml:space="preserve"> PAGEREF _Toc225168089 \h </w:instrText>
        </w:r>
        <w:r w:rsidR="0023114D">
          <w:rPr>
            <w:noProof/>
            <w:webHidden/>
          </w:rPr>
        </w:r>
        <w:r w:rsidR="0023114D">
          <w:rPr>
            <w:noProof/>
            <w:webHidden/>
          </w:rPr>
          <w:fldChar w:fldCharType="separate"/>
        </w:r>
        <w:r w:rsidR="00A25E90">
          <w:rPr>
            <w:noProof/>
            <w:webHidden/>
          </w:rPr>
          <w:t>23</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90" w:history="1">
        <w:r w:rsidR="00450D20" w:rsidRPr="007A682A">
          <w:rPr>
            <w:rStyle w:val="Hyperlink"/>
            <w:noProof/>
          </w:rPr>
          <w:t>4.2.4.2</w:t>
        </w:r>
        <w:r w:rsidR="00450D20">
          <w:rPr>
            <w:rFonts w:eastAsiaTheme="minorEastAsia"/>
            <w:noProof/>
            <w:sz w:val="22"/>
            <w:szCs w:val="22"/>
            <w:lang w:eastAsia="nl-BE"/>
          </w:rPr>
          <w:tab/>
        </w:r>
        <w:r w:rsidR="00450D20" w:rsidRPr="007A682A">
          <w:rPr>
            <w:rStyle w:val="Hyperlink"/>
            <w:noProof/>
          </w:rPr>
          <w:t>Zoeken via (asset)type – resultaten</w:t>
        </w:r>
        <w:r w:rsidR="00450D20">
          <w:rPr>
            <w:noProof/>
            <w:webHidden/>
          </w:rPr>
          <w:tab/>
        </w:r>
        <w:r w:rsidR="0023114D">
          <w:rPr>
            <w:noProof/>
            <w:webHidden/>
          </w:rPr>
          <w:fldChar w:fldCharType="begin"/>
        </w:r>
        <w:r w:rsidR="00450D20">
          <w:rPr>
            <w:noProof/>
            <w:webHidden/>
          </w:rPr>
          <w:instrText xml:space="preserve"> PAGEREF _Toc225168090 \h </w:instrText>
        </w:r>
        <w:r w:rsidR="0023114D">
          <w:rPr>
            <w:noProof/>
            <w:webHidden/>
          </w:rPr>
        </w:r>
        <w:r w:rsidR="0023114D">
          <w:rPr>
            <w:noProof/>
            <w:webHidden/>
          </w:rPr>
          <w:fldChar w:fldCharType="separate"/>
        </w:r>
        <w:r w:rsidR="00A25E90">
          <w:rPr>
            <w:noProof/>
            <w:webHidden/>
          </w:rPr>
          <w:t>26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91" w:history="1">
        <w:r w:rsidR="00450D20" w:rsidRPr="007A682A">
          <w:rPr>
            <w:rStyle w:val="Hyperlink"/>
            <w:noProof/>
          </w:rPr>
          <w:t>4.2.4.3</w:t>
        </w:r>
        <w:r w:rsidR="00450D20">
          <w:rPr>
            <w:rFonts w:eastAsiaTheme="minorEastAsia"/>
            <w:noProof/>
            <w:sz w:val="22"/>
            <w:szCs w:val="22"/>
            <w:lang w:eastAsia="nl-BE"/>
          </w:rPr>
          <w:tab/>
        </w:r>
        <w:r w:rsidR="00450D20" w:rsidRPr="007A682A">
          <w:rPr>
            <w:rStyle w:val="Hyperlink"/>
            <w:noProof/>
          </w:rPr>
          <w:t>Zoeken via categorie – resultaten</w:t>
        </w:r>
        <w:r w:rsidR="00450D20">
          <w:rPr>
            <w:noProof/>
            <w:webHidden/>
          </w:rPr>
          <w:tab/>
        </w:r>
        <w:r w:rsidR="0023114D">
          <w:rPr>
            <w:noProof/>
            <w:webHidden/>
          </w:rPr>
          <w:fldChar w:fldCharType="begin"/>
        </w:r>
        <w:r w:rsidR="00450D20">
          <w:rPr>
            <w:noProof/>
            <w:webHidden/>
          </w:rPr>
          <w:instrText xml:space="preserve"> PAGEREF _Toc225168091 \h </w:instrText>
        </w:r>
        <w:r w:rsidR="0023114D">
          <w:rPr>
            <w:noProof/>
            <w:webHidden/>
          </w:rPr>
        </w:r>
        <w:r w:rsidR="0023114D">
          <w:rPr>
            <w:noProof/>
            <w:webHidden/>
          </w:rPr>
          <w:fldChar w:fldCharType="separate"/>
        </w:r>
        <w:r w:rsidR="00A25E90">
          <w:rPr>
            <w:noProof/>
            <w:webHidden/>
          </w:rPr>
          <w:t>27</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092" w:history="1">
        <w:r w:rsidR="00450D20" w:rsidRPr="007A682A">
          <w:rPr>
            <w:rStyle w:val="Hyperlink"/>
            <w:noProof/>
          </w:rPr>
          <w:t>4.3</w:t>
        </w:r>
        <w:r w:rsidR="00450D20">
          <w:rPr>
            <w:rFonts w:eastAsiaTheme="minorEastAsia"/>
            <w:smallCaps w:val="0"/>
            <w:noProof/>
            <w:sz w:val="22"/>
            <w:szCs w:val="22"/>
            <w:lang w:eastAsia="nl-BE"/>
          </w:rPr>
          <w:tab/>
        </w:r>
        <w:r w:rsidR="00450D20" w:rsidRPr="007A682A">
          <w:rPr>
            <w:rStyle w:val="Hyperlink"/>
            <w:noProof/>
          </w:rPr>
          <w:t>Weergave assets</w:t>
        </w:r>
        <w:r w:rsidR="00450D20">
          <w:rPr>
            <w:noProof/>
            <w:webHidden/>
          </w:rPr>
          <w:tab/>
        </w:r>
        <w:r w:rsidR="0023114D">
          <w:rPr>
            <w:noProof/>
            <w:webHidden/>
          </w:rPr>
          <w:fldChar w:fldCharType="begin"/>
        </w:r>
        <w:r w:rsidR="00450D20">
          <w:rPr>
            <w:noProof/>
            <w:webHidden/>
          </w:rPr>
          <w:instrText xml:space="preserve"> PAGEREF _Toc225168092 \h </w:instrText>
        </w:r>
        <w:r w:rsidR="0023114D">
          <w:rPr>
            <w:noProof/>
            <w:webHidden/>
          </w:rPr>
        </w:r>
        <w:r w:rsidR="0023114D">
          <w:rPr>
            <w:noProof/>
            <w:webHidden/>
          </w:rPr>
          <w:fldChar w:fldCharType="separate"/>
        </w:r>
        <w:r w:rsidR="00A25E90">
          <w:rPr>
            <w:noProof/>
            <w:webHidden/>
          </w:rPr>
          <w:t>27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093" w:history="1">
        <w:r w:rsidR="00450D20" w:rsidRPr="007A682A">
          <w:rPr>
            <w:rStyle w:val="Hyperlink"/>
            <w:noProof/>
          </w:rPr>
          <w:t>4.3.1</w:t>
        </w:r>
        <w:r w:rsidR="00450D20">
          <w:rPr>
            <w:rFonts w:eastAsiaTheme="minorEastAsia"/>
            <w:i w:val="0"/>
            <w:iCs w:val="0"/>
            <w:noProof/>
            <w:color w:val="auto"/>
            <w:sz w:val="22"/>
            <w:szCs w:val="22"/>
            <w:lang w:eastAsia="nl-BE"/>
          </w:rPr>
          <w:tab/>
        </w:r>
        <w:r w:rsidR="00450D20" w:rsidRPr="007A682A">
          <w:rPr>
            <w:rStyle w:val="Hyperlink"/>
            <w:noProof/>
          </w:rPr>
          <w:t>Standaard (read-only) weergave</w:t>
        </w:r>
        <w:r w:rsidR="00450D20">
          <w:rPr>
            <w:noProof/>
            <w:webHidden/>
          </w:rPr>
          <w:tab/>
        </w:r>
        <w:r w:rsidR="0023114D">
          <w:rPr>
            <w:noProof/>
            <w:webHidden/>
          </w:rPr>
          <w:fldChar w:fldCharType="begin"/>
        </w:r>
        <w:r w:rsidR="00450D20">
          <w:rPr>
            <w:noProof/>
            <w:webHidden/>
          </w:rPr>
          <w:instrText xml:space="preserve"> PAGEREF _Toc225168093 \h </w:instrText>
        </w:r>
        <w:r w:rsidR="0023114D">
          <w:rPr>
            <w:noProof/>
            <w:webHidden/>
          </w:rPr>
        </w:r>
        <w:r w:rsidR="0023114D">
          <w:rPr>
            <w:noProof/>
            <w:webHidden/>
          </w:rPr>
          <w:fldChar w:fldCharType="separate"/>
        </w:r>
        <w:r w:rsidR="00A25E90">
          <w:rPr>
            <w:noProof/>
            <w:webHidden/>
          </w:rPr>
          <w:t>28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94" w:history="1">
        <w:r w:rsidR="00450D20" w:rsidRPr="007A682A">
          <w:rPr>
            <w:rStyle w:val="Hyperlink"/>
            <w:noProof/>
          </w:rPr>
          <w:t>4.3.1.1</w:t>
        </w:r>
        <w:r w:rsidR="00450D20">
          <w:rPr>
            <w:rFonts w:eastAsiaTheme="minorEastAsia"/>
            <w:noProof/>
            <w:sz w:val="22"/>
            <w:szCs w:val="22"/>
            <w:lang w:eastAsia="nl-BE"/>
          </w:rPr>
          <w:tab/>
        </w:r>
        <w:r w:rsidR="00450D20" w:rsidRPr="007A682A">
          <w:rPr>
            <w:rStyle w:val="Hyperlink"/>
            <w:noProof/>
          </w:rPr>
          <w:t>Onderdeel 1</w:t>
        </w:r>
        <w:r w:rsidR="00450D20">
          <w:rPr>
            <w:noProof/>
            <w:webHidden/>
          </w:rPr>
          <w:tab/>
        </w:r>
        <w:r w:rsidR="0023114D">
          <w:rPr>
            <w:noProof/>
            <w:webHidden/>
          </w:rPr>
          <w:fldChar w:fldCharType="begin"/>
        </w:r>
        <w:r w:rsidR="00450D20">
          <w:rPr>
            <w:noProof/>
            <w:webHidden/>
          </w:rPr>
          <w:instrText xml:space="preserve"> PAGEREF _Toc225168094 \h </w:instrText>
        </w:r>
        <w:r w:rsidR="0023114D">
          <w:rPr>
            <w:noProof/>
            <w:webHidden/>
          </w:rPr>
        </w:r>
        <w:r w:rsidR="0023114D">
          <w:rPr>
            <w:noProof/>
            <w:webHidden/>
          </w:rPr>
          <w:fldChar w:fldCharType="separate"/>
        </w:r>
        <w:r w:rsidR="00A25E90">
          <w:rPr>
            <w:noProof/>
            <w:webHidden/>
          </w:rPr>
          <w:t>28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95" w:history="1">
        <w:r w:rsidR="00450D20" w:rsidRPr="007A682A">
          <w:rPr>
            <w:rStyle w:val="Hyperlink"/>
            <w:noProof/>
          </w:rPr>
          <w:t>4.3.1.2</w:t>
        </w:r>
        <w:r w:rsidR="00450D20">
          <w:rPr>
            <w:rFonts w:eastAsiaTheme="minorEastAsia"/>
            <w:noProof/>
            <w:sz w:val="22"/>
            <w:szCs w:val="22"/>
            <w:lang w:eastAsia="nl-BE"/>
          </w:rPr>
          <w:tab/>
        </w:r>
        <w:r w:rsidR="00450D20" w:rsidRPr="007A682A">
          <w:rPr>
            <w:rStyle w:val="Hyperlink"/>
            <w:noProof/>
          </w:rPr>
          <w:t>Onderdeel 2</w:t>
        </w:r>
        <w:r w:rsidR="00450D20">
          <w:rPr>
            <w:noProof/>
            <w:webHidden/>
          </w:rPr>
          <w:tab/>
        </w:r>
        <w:r w:rsidR="0023114D">
          <w:rPr>
            <w:noProof/>
            <w:webHidden/>
          </w:rPr>
          <w:fldChar w:fldCharType="begin"/>
        </w:r>
        <w:r w:rsidR="00450D20">
          <w:rPr>
            <w:noProof/>
            <w:webHidden/>
          </w:rPr>
          <w:instrText xml:space="preserve"> PAGEREF _Toc225168095 \h </w:instrText>
        </w:r>
        <w:r w:rsidR="0023114D">
          <w:rPr>
            <w:noProof/>
            <w:webHidden/>
          </w:rPr>
        </w:r>
        <w:r w:rsidR="0023114D">
          <w:rPr>
            <w:noProof/>
            <w:webHidden/>
          </w:rPr>
          <w:fldChar w:fldCharType="separate"/>
        </w:r>
        <w:r w:rsidR="00A25E90">
          <w:rPr>
            <w:noProof/>
            <w:webHidden/>
          </w:rPr>
          <w:t>28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96" w:history="1">
        <w:r w:rsidR="00450D20" w:rsidRPr="007A682A">
          <w:rPr>
            <w:rStyle w:val="Hyperlink"/>
            <w:noProof/>
          </w:rPr>
          <w:t>4.3.1.3</w:t>
        </w:r>
        <w:r w:rsidR="00450D20">
          <w:rPr>
            <w:rFonts w:eastAsiaTheme="minorEastAsia"/>
            <w:noProof/>
            <w:sz w:val="22"/>
            <w:szCs w:val="22"/>
            <w:lang w:eastAsia="nl-BE"/>
          </w:rPr>
          <w:tab/>
        </w:r>
        <w:r w:rsidR="00450D20" w:rsidRPr="007A682A">
          <w:rPr>
            <w:rStyle w:val="Hyperlink"/>
            <w:noProof/>
          </w:rPr>
          <w:t>Onderdeel 3</w:t>
        </w:r>
        <w:r w:rsidR="00450D20">
          <w:rPr>
            <w:noProof/>
            <w:webHidden/>
          </w:rPr>
          <w:tab/>
        </w:r>
        <w:r w:rsidR="0023114D">
          <w:rPr>
            <w:noProof/>
            <w:webHidden/>
          </w:rPr>
          <w:fldChar w:fldCharType="begin"/>
        </w:r>
        <w:r w:rsidR="00450D20">
          <w:rPr>
            <w:noProof/>
            <w:webHidden/>
          </w:rPr>
          <w:instrText xml:space="preserve"> PAGEREF _Toc225168096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97" w:history="1">
        <w:r w:rsidR="00450D20" w:rsidRPr="007A682A">
          <w:rPr>
            <w:rStyle w:val="Hyperlink"/>
            <w:noProof/>
          </w:rPr>
          <w:t>4.3.1.4</w:t>
        </w:r>
        <w:r w:rsidR="00450D20">
          <w:rPr>
            <w:rFonts w:eastAsiaTheme="minorEastAsia"/>
            <w:noProof/>
            <w:sz w:val="22"/>
            <w:szCs w:val="22"/>
            <w:lang w:eastAsia="nl-BE"/>
          </w:rPr>
          <w:tab/>
        </w:r>
        <w:r w:rsidR="00450D20" w:rsidRPr="007A682A">
          <w:rPr>
            <w:rStyle w:val="Hyperlink"/>
            <w:noProof/>
          </w:rPr>
          <w:t>Onderdeel 4</w:t>
        </w:r>
        <w:r w:rsidR="00450D20">
          <w:rPr>
            <w:noProof/>
            <w:webHidden/>
          </w:rPr>
          <w:tab/>
        </w:r>
        <w:r w:rsidR="0023114D">
          <w:rPr>
            <w:noProof/>
            <w:webHidden/>
          </w:rPr>
          <w:fldChar w:fldCharType="begin"/>
        </w:r>
        <w:r w:rsidR="00450D20">
          <w:rPr>
            <w:noProof/>
            <w:webHidden/>
          </w:rPr>
          <w:instrText xml:space="preserve"> PAGEREF _Toc225168097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98" w:history="1">
        <w:r w:rsidR="00450D20" w:rsidRPr="007A682A">
          <w:rPr>
            <w:rStyle w:val="Hyperlink"/>
            <w:noProof/>
          </w:rPr>
          <w:t>4.3.1.5</w:t>
        </w:r>
        <w:r w:rsidR="00450D20">
          <w:rPr>
            <w:rFonts w:eastAsiaTheme="minorEastAsia"/>
            <w:noProof/>
            <w:sz w:val="22"/>
            <w:szCs w:val="22"/>
            <w:lang w:eastAsia="nl-BE"/>
          </w:rPr>
          <w:tab/>
        </w:r>
        <w:r w:rsidR="00450D20" w:rsidRPr="007A682A">
          <w:rPr>
            <w:rStyle w:val="Hyperlink"/>
            <w:noProof/>
          </w:rPr>
          <w:t>Onderdeel 5</w:t>
        </w:r>
        <w:r w:rsidR="00450D20">
          <w:rPr>
            <w:noProof/>
            <w:webHidden/>
          </w:rPr>
          <w:tab/>
        </w:r>
        <w:r w:rsidR="0023114D">
          <w:rPr>
            <w:noProof/>
            <w:webHidden/>
          </w:rPr>
          <w:fldChar w:fldCharType="begin"/>
        </w:r>
        <w:r w:rsidR="00450D20">
          <w:rPr>
            <w:noProof/>
            <w:webHidden/>
          </w:rPr>
          <w:instrText xml:space="preserve"> PAGEREF _Toc225168098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099" w:history="1">
        <w:r w:rsidR="00450D20" w:rsidRPr="007A682A">
          <w:rPr>
            <w:rStyle w:val="Hyperlink"/>
            <w:noProof/>
          </w:rPr>
          <w:t>4.3.1.6</w:t>
        </w:r>
        <w:r w:rsidR="00450D20">
          <w:rPr>
            <w:rFonts w:eastAsiaTheme="minorEastAsia"/>
            <w:noProof/>
            <w:sz w:val="22"/>
            <w:szCs w:val="22"/>
            <w:lang w:eastAsia="nl-BE"/>
          </w:rPr>
          <w:tab/>
        </w:r>
        <w:r w:rsidR="00450D20" w:rsidRPr="007A682A">
          <w:rPr>
            <w:rStyle w:val="Hyperlink"/>
            <w:noProof/>
          </w:rPr>
          <w:t>Onderdeel 6</w:t>
        </w:r>
        <w:r w:rsidR="00450D20">
          <w:rPr>
            <w:noProof/>
            <w:webHidden/>
          </w:rPr>
          <w:tab/>
        </w:r>
        <w:r w:rsidR="0023114D">
          <w:rPr>
            <w:noProof/>
            <w:webHidden/>
          </w:rPr>
          <w:fldChar w:fldCharType="begin"/>
        </w:r>
        <w:r w:rsidR="00450D20">
          <w:rPr>
            <w:noProof/>
            <w:webHidden/>
          </w:rPr>
          <w:instrText xml:space="preserve"> PAGEREF _Toc225168099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00" w:history="1">
        <w:r w:rsidR="00450D20" w:rsidRPr="007A682A">
          <w:rPr>
            <w:rStyle w:val="Hyperlink"/>
            <w:noProof/>
          </w:rPr>
          <w:t>4.3.1.7</w:t>
        </w:r>
        <w:r w:rsidR="00450D20">
          <w:rPr>
            <w:rFonts w:eastAsiaTheme="minorEastAsia"/>
            <w:noProof/>
            <w:sz w:val="22"/>
            <w:szCs w:val="22"/>
            <w:lang w:eastAsia="nl-BE"/>
          </w:rPr>
          <w:tab/>
        </w:r>
        <w:r w:rsidR="00450D20" w:rsidRPr="007A682A">
          <w:rPr>
            <w:rStyle w:val="Hyperlink"/>
            <w:noProof/>
          </w:rPr>
          <w:t>Onderdeel 7</w:t>
        </w:r>
        <w:r w:rsidR="00450D20">
          <w:rPr>
            <w:noProof/>
            <w:webHidden/>
          </w:rPr>
          <w:tab/>
        </w:r>
        <w:r w:rsidR="0023114D">
          <w:rPr>
            <w:noProof/>
            <w:webHidden/>
          </w:rPr>
          <w:fldChar w:fldCharType="begin"/>
        </w:r>
        <w:r w:rsidR="00450D20">
          <w:rPr>
            <w:noProof/>
            <w:webHidden/>
          </w:rPr>
          <w:instrText xml:space="preserve"> PAGEREF _Toc225168100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01" w:history="1">
        <w:r w:rsidR="00450D20" w:rsidRPr="007A682A">
          <w:rPr>
            <w:rStyle w:val="Hyperlink"/>
            <w:noProof/>
          </w:rPr>
          <w:t>4.3.1.8</w:t>
        </w:r>
        <w:r w:rsidR="00450D20">
          <w:rPr>
            <w:rFonts w:eastAsiaTheme="minorEastAsia"/>
            <w:noProof/>
            <w:sz w:val="22"/>
            <w:szCs w:val="22"/>
            <w:lang w:eastAsia="nl-BE"/>
          </w:rPr>
          <w:tab/>
        </w:r>
        <w:r w:rsidR="00450D20" w:rsidRPr="007A682A">
          <w:rPr>
            <w:rStyle w:val="Hyperlink"/>
            <w:noProof/>
          </w:rPr>
          <w:t>Onderdeel 8</w:t>
        </w:r>
        <w:r w:rsidR="00450D20">
          <w:rPr>
            <w:noProof/>
            <w:webHidden/>
          </w:rPr>
          <w:tab/>
        </w:r>
        <w:r w:rsidR="0023114D">
          <w:rPr>
            <w:noProof/>
            <w:webHidden/>
          </w:rPr>
          <w:fldChar w:fldCharType="begin"/>
        </w:r>
        <w:r w:rsidR="00450D20">
          <w:rPr>
            <w:noProof/>
            <w:webHidden/>
          </w:rPr>
          <w:instrText xml:space="preserve"> PAGEREF _Toc225168101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02" w:history="1">
        <w:r w:rsidR="00450D20" w:rsidRPr="007A682A">
          <w:rPr>
            <w:rStyle w:val="Hyperlink"/>
            <w:noProof/>
          </w:rPr>
          <w:t>4.3.1.9</w:t>
        </w:r>
        <w:r w:rsidR="00450D20">
          <w:rPr>
            <w:rFonts w:eastAsiaTheme="minorEastAsia"/>
            <w:noProof/>
            <w:sz w:val="22"/>
            <w:szCs w:val="22"/>
            <w:lang w:eastAsia="nl-BE"/>
          </w:rPr>
          <w:tab/>
        </w:r>
        <w:r w:rsidR="00450D20" w:rsidRPr="007A682A">
          <w:rPr>
            <w:rStyle w:val="Hyperlink"/>
            <w:noProof/>
          </w:rPr>
          <w:t>Onderdeel 9</w:t>
        </w:r>
        <w:r w:rsidR="00450D20">
          <w:rPr>
            <w:noProof/>
            <w:webHidden/>
          </w:rPr>
          <w:tab/>
        </w:r>
        <w:r w:rsidR="0023114D">
          <w:rPr>
            <w:noProof/>
            <w:webHidden/>
          </w:rPr>
          <w:fldChar w:fldCharType="begin"/>
        </w:r>
        <w:r w:rsidR="00450D20">
          <w:rPr>
            <w:noProof/>
            <w:webHidden/>
          </w:rPr>
          <w:instrText xml:space="preserve"> PAGEREF _Toc225168102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03" w:history="1">
        <w:r w:rsidR="00450D20" w:rsidRPr="007A682A">
          <w:rPr>
            <w:rStyle w:val="Hyperlink"/>
            <w:noProof/>
          </w:rPr>
          <w:t>4.3.1.10</w:t>
        </w:r>
        <w:r w:rsidR="00450D20">
          <w:rPr>
            <w:rFonts w:eastAsiaTheme="minorEastAsia"/>
            <w:noProof/>
            <w:sz w:val="22"/>
            <w:szCs w:val="22"/>
            <w:lang w:eastAsia="nl-BE"/>
          </w:rPr>
          <w:tab/>
        </w:r>
        <w:r w:rsidR="00450D20" w:rsidRPr="007A682A">
          <w:rPr>
            <w:rStyle w:val="Hyperlink"/>
            <w:noProof/>
          </w:rPr>
          <w:t>Onderdeel 10</w:t>
        </w:r>
        <w:r w:rsidR="00450D20">
          <w:rPr>
            <w:noProof/>
            <w:webHidden/>
          </w:rPr>
          <w:tab/>
        </w:r>
        <w:r w:rsidR="0023114D">
          <w:rPr>
            <w:noProof/>
            <w:webHidden/>
          </w:rPr>
          <w:fldChar w:fldCharType="begin"/>
        </w:r>
        <w:r w:rsidR="00450D20">
          <w:rPr>
            <w:noProof/>
            <w:webHidden/>
          </w:rPr>
          <w:instrText xml:space="preserve"> PAGEREF _Toc225168103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04" w:history="1">
        <w:r w:rsidR="00450D20" w:rsidRPr="007A682A">
          <w:rPr>
            <w:rStyle w:val="Hyperlink"/>
            <w:noProof/>
          </w:rPr>
          <w:t>4.3.1.11</w:t>
        </w:r>
        <w:r w:rsidR="00450D20">
          <w:rPr>
            <w:rFonts w:eastAsiaTheme="minorEastAsia"/>
            <w:noProof/>
            <w:sz w:val="22"/>
            <w:szCs w:val="22"/>
            <w:lang w:eastAsia="nl-BE"/>
          </w:rPr>
          <w:tab/>
        </w:r>
        <w:r w:rsidR="00450D20" w:rsidRPr="007A682A">
          <w:rPr>
            <w:rStyle w:val="Hyperlink"/>
            <w:noProof/>
          </w:rPr>
          <w:t>Onderdeel 11</w:t>
        </w:r>
        <w:r w:rsidR="00450D20">
          <w:rPr>
            <w:noProof/>
            <w:webHidden/>
          </w:rPr>
          <w:tab/>
        </w:r>
        <w:r w:rsidR="0023114D">
          <w:rPr>
            <w:noProof/>
            <w:webHidden/>
          </w:rPr>
          <w:fldChar w:fldCharType="begin"/>
        </w:r>
        <w:r w:rsidR="00450D20">
          <w:rPr>
            <w:noProof/>
            <w:webHidden/>
          </w:rPr>
          <w:instrText xml:space="preserve"> PAGEREF _Toc225168104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05" w:history="1">
        <w:r w:rsidR="00450D20" w:rsidRPr="007A682A">
          <w:rPr>
            <w:rStyle w:val="Hyperlink"/>
            <w:noProof/>
          </w:rPr>
          <w:t>4.3.1.12</w:t>
        </w:r>
        <w:r w:rsidR="00450D20">
          <w:rPr>
            <w:rFonts w:eastAsiaTheme="minorEastAsia"/>
            <w:noProof/>
            <w:sz w:val="22"/>
            <w:szCs w:val="22"/>
            <w:lang w:eastAsia="nl-BE"/>
          </w:rPr>
          <w:tab/>
        </w:r>
        <w:r w:rsidR="00450D20" w:rsidRPr="007A682A">
          <w:rPr>
            <w:rStyle w:val="Hyperlink"/>
            <w:noProof/>
          </w:rPr>
          <w:t>Onderdeel 12</w:t>
        </w:r>
        <w:r w:rsidR="00450D20">
          <w:rPr>
            <w:noProof/>
            <w:webHidden/>
          </w:rPr>
          <w:tab/>
        </w:r>
        <w:r w:rsidR="0023114D">
          <w:rPr>
            <w:noProof/>
            <w:webHidden/>
          </w:rPr>
          <w:fldChar w:fldCharType="begin"/>
        </w:r>
        <w:r w:rsidR="00450D20">
          <w:rPr>
            <w:noProof/>
            <w:webHidden/>
          </w:rPr>
          <w:instrText xml:space="preserve"> PAGEREF _Toc225168105 \h </w:instrText>
        </w:r>
        <w:r w:rsidR="0023114D">
          <w:rPr>
            <w:noProof/>
            <w:webHidden/>
          </w:rPr>
        </w:r>
        <w:r w:rsidR="0023114D">
          <w:rPr>
            <w:noProof/>
            <w:webHidden/>
          </w:rPr>
          <w:fldChar w:fldCharType="separate"/>
        </w:r>
        <w:r w:rsidR="00A25E90">
          <w:rPr>
            <w:noProof/>
            <w:webHidden/>
          </w:rPr>
          <w:t>29</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06" w:history="1">
        <w:r w:rsidR="00450D20" w:rsidRPr="007A682A">
          <w:rPr>
            <w:rStyle w:val="Hyperlink"/>
            <w:noProof/>
          </w:rPr>
          <w:t>4.3.1.13</w:t>
        </w:r>
        <w:r w:rsidR="00450D20">
          <w:rPr>
            <w:rFonts w:eastAsiaTheme="minorEastAsia"/>
            <w:noProof/>
            <w:sz w:val="22"/>
            <w:szCs w:val="22"/>
            <w:lang w:eastAsia="nl-BE"/>
          </w:rPr>
          <w:tab/>
        </w:r>
        <w:r w:rsidR="00450D20" w:rsidRPr="007A682A">
          <w:rPr>
            <w:rStyle w:val="Hyperlink"/>
            <w:noProof/>
          </w:rPr>
          <w:t>Onderdeel 13</w:t>
        </w:r>
        <w:r w:rsidR="00450D20">
          <w:rPr>
            <w:noProof/>
            <w:webHidden/>
          </w:rPr>
          <w:tab/>
        </w:r>
        <w:r w:rsidR="0023114D">
          <w:rPr>
            <w:noProof/>
            <w:webHidden/>
          </w:rPr>
          <w:fldChar w:fldCharType="begin"/>
        </w:r>
        <w:r w:rsidR="00450D20">
          <w:rPr>
            <w:noProof/>
            <w:webHidden/>
          </w:rPr>
          <w:instrText xml:space="preserve"> PAGEREF _Toc225168106 \h </w:instrText>
        </w:r>
        <w:r w:rsidR="0023114D">
          <w:rPr>
            <w:noProof/>
            <w:webHidden/>
          </w:rPr>
        </w:r>
        <w:r w:rsidR="0023114D">
          <w:rPr>
            <w:noProof/>
            <w:webHidden/>
          </w:rPr>
          <w:fldChar w:fldCharType="separate"/>
        </w:r>
        <w:r w:rsidR="00A25E90">
          <w:rPr>
            <w:noProof/>
            <w:webHidden/>
          </w:rPr>
          <w:t>30</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07" w:history="1">
        <w:r w:rsidR="00450D20" w:rsidRPr="007A682A">
          <w:rPr>
            <w:rStyle w:val="Hyperlink"/>
            <w:noProof/>
          </w:rPr>
          <w:t>4.3.1.14</w:t>
        </w:r>
        <w:r w:rsidR="00450D20">
          <w:rPr>
            <w:rFonts w:eastAsiaTheme="minorEastAsia"/>
            <w:noProof/>
            <w:sz w:val="22"/>
            <w:szCs w:val="22"/>
            <w:lang w:eastAsia="nl-BE"/>
          </w:rPr>
          <w:tab/>
        </w:r>
        <w:r w:rsidR="00450D20" w:rsidRPr="007A682A">
          <w:rPr>
            <w:rStyle w:val="Hyperlink"/>
            <w:noProof/>
          </w:rPr>
          <w:t>Onderdeel 14</w:t>
        </w:r>
        <w:r w:rsidR="00450D20">
          <w:rPr>
            <w:noProof/>
            <w:webHidden/>
          </w:rPr>
          <w:tab/>
        </w:r>
        <w:r w:rsidR="0023114D">
          <w:rPr>
            <w:noProof/>
            <w:webHidden/>
          </w:rPr>
          <w:fldChar w:fldCharType="begin"/>
        </w:r>
        <w:r w:rsidR="00450D20">
          <w:rPr>
            <w:noProof/>
            <w:webHidden/>
          </w:rPr>
          <w:instrText xml:space="preserve"> PAGEREF _Toc225168107 \h </w:instrText>
        </w:r>
        <w:r w:rsidR="0023114D">
          <w:rPr>
            <w:noProof/>
            <w:webHidden/>
          </w:rPr>
        </w:r>
        <w:r w:rsidR="0023114D">
          <w:rPr>
            <w:noProof/>
            <w:webHidden/>
          </w:rPr>
          <w:fldChar w:fldCharType="separate"/>
        </w:r>
        <w:r w:rsidR="00A25E90">
          <w:rPr>
            <w:noProof/>
            <w:webHidden/>
          </w:rPr>
          <w:t>30</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08" w:history="1">
        <w:r w:rsidR="00450D20" w:rsidRPr="007A682A">
          <w:rPr>
            <w:rStyle w:val="Hyperlink"/>
            <w:noProof/>
          </w:rPr>
          <w:t>4.3.2</w:t>
        </w:r>
        <w:r w:rsidR="00450D20">
          <w:rPr>
            <w:rFonts w:eastAsiaTheme="minorEastAsia"/>
            <w:i w:val="0"/>
            <w:iCs w:val="0"/>
            <w:noProof/>
            <w:color w:val="auto"/>
            <w:sz w:val="22"/>
            <w:szCs w:val="22"/>
            <w:lang w:eastAsia="nl-BE"/>
          </w:rPr>
          <w:tab/>
        </w:r>
        <w:r w:rsidR="00450D20" w:rsidRPr="007A682A">
          <w:rPr>
            <w:rStyle w:val="Hyperlink"/>
            <w:noProof/>
          </w:rPr>
          <w:t>Overzicht revisies</w:t>
        </w:r>
        <w:r w:rsidR="00450D20">
          <w:rPr>
            <w:noProof/>
            <w:webHidden/>
          </w:rPr>
          <w:tab/>
        </w:r>
        <w:r w:rsidR="0023114D">
          <w:rPr>
            <w:noProof/>
            <w:webHidden/>
          </w:rPr>
          <w:fldChar w:fldCharType="begin"/>
        </w:r>
        <w:r w:rsidR="00450D20">
          <w:rPr>
            <w:noProof/>
            <w:webHidden/>
          </w:rPr>
          <w:instrText xml:space="preserve"> PAGEREF _Toc225168108 \h </w:instrText>
        </w:r>
        <w:r w:rsidR="0023114D">
          <w:rPr>
            <w:noProof/>
            <w:webHidden/>
          </w:rPr>
        </w:r>
        <w:r w:rsidR="0023114D">
          <w:rPr>
            <w:noProof/>
            <w:webHidden/>
          </w:rPr>
          <w:fldChar w:fldCharType="separate"/>
        </w:r>
        <w:r w:rsidR="00A25E90">
          <w:rPr>
            <w:noProof/>
            <w:webHidden/>
          </w:rPr>
          <w:t>30</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09" w:history="1">
        <w:r w:rsidR="00450D20" w:rsidRPr="007A682A">
          <w:rPr>
            <w:rStyle w:val="Hyperlink"/>
            <w:noProof/>
          </w:rPr>
          <w:t>4.3.3</w:t>
        </w:r>
        <w:r w:rsidR="00450D20">
          <w:rPr>
            <w:rFonts w:eastAsiaTheme="minorEastAsia"/>
            <w:i w:val="0"/>
            <w:iCs w:val="0"/>
            <w:noProof/>
            <w:color w:val="auto"/>
            <w:sz w:val="22"/>
            <w:szCs w:val="22"/>
            <w:lang w:eastAsia="nl-BE"/>
          </w:rPr>
          <w:tab/>
        </w:r>
        <w:r w:rsidR="00450D20" w:rsidRPr="007A682A">
          <w:rPr>
            <w:rStyle w:val="Hyperlink"/>
            <w:noProof/>
          </w:rPr>
          <w:t>Weergave historische revisie (read-only)</w:t>
        </w:r>
        <w:r w:rsidR="00450D20">
          <w:rPr>
            <w:noProof/>
            <w:webHidden/>
          </w:rPr>
          <w:tab/>
        </w:r>
        <w:r w:rsidR="0023114D">
          <w:rPr>
            <w:noProof/>
            <w:webHidden/>
          </w:rPr>
          <w:fldChar w:fldCharType="begin"/>
        </w:r>
        <w:r w:rsidR="00450D20">
          <w:rPr>
            <w:noProof/>
            <w:webHidden/>
          </w:rPr>
          <w:instrText xml:space="preserve"> PAGEREF _Toc225168109 \h </w:instrText>
        </w:r>
        <w:r w:rsidR="0023114D">
          <w:rPr>
            <w:noProof/>
            <w:webHidden/>
          </w:rPr>
        </w:r>
        <w:r w:rsidR="0023114D">
          <w:rPr>
            <w:noProof/>
            <w:webHidden/>
          </w:rPr>
          <w:fldChar w:fldCharType="separate"/>
        </w:r>
        <w:r w:rsidR="00A25E90">
          <w:rPr>
            <w:noProof/>
            <w:webHidden/>
          </w:rPr>
          <w:t>30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0" w:history="1">
        <w:r w:rsidR="00450D20" w:rsidRPr="007A682A">
          <w:rPr>
            <w:rStyle w:val="Hyperlink"/>
            <w:noProof/>
          </w:rPr>
          <w:t>4.3.3.1</w:t>
        </w:r>
        <w:r w:rsidR="00450D20">
          <w:rPr>
            <w:rFonts w:eastAsiaTheme="minorEastAsia"/>
            <w:noProof/>
            <w:sz w:val="22"/>
            <w:szCs w:val="22"/>
            <w:lang w:eastAsia="nl-BE"/>
          </w:rPr>
          <w:tab/>
        </w:r>
        <w:r w:rsidR="00450D20" w:rsidRPr="007A682A">
          <w:rPr>
            <w:rStyle w:val="Hyperlink"/>
            <w:noProof/>
          </w:rPr>
          <w:t>Onderdeel 1</w:t>
        </w:r>
        <w:r w:rsidR="00450D20">
          <w:rPr>
            <w:noProof/>
            <w:webHidden/>
          </w:rPr>
          <w:tab/>
        </w:r>
        <w:r w:rsidR="0023114D">
          <w:rPr>
            <w:noProof/>
            <w:webHidden/>
          </w:rPr>
          <w:fldChar w:fldCharType="begin"/>
        </w:r>
        <w:r w:rsidR="00450D20">
          <w:rPr>
            <w:noProof/>
            <w:webHidden/>
          </w:rPr>
          <w:instrText xml:space="preserve"> PAGEREF _Toc225168110 \h </w:instrText>
        </w:r>
        <w:r w:rsidR="0023114D">
          <w:rPr>
            <w:noProof/>
            <w:webHidden/>
          </w:rPr>
        </w:r>
        <w:r w:rsidR="0023114D">
          <w:rPr>
            <w:noProof/>
            <w:webHidden/>
          </w:rPr>
          <w:fldChar w:fldCharType="separate"/>
        </w:r>
        <w:r w:rsidR="00A25E90">
          <w:rPr>
            <w:noProof/>
            <w:webHidden/>
          </w:rPr>
          <w:t>31</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11" w:history="1">
        <w:r w:rsidR="00450D20" w:rsidRPr="007A682A">
          <w:rPr>
            <w:rStyle w:val="Hyperlink"/>
            <w:noProof/>
          </w:rPr>
          <w:t>4.3.4</w:t>
        </w:r>
        <w:r w:rsidR="00450D20">
          <w:rPr>
            <w:rFonts w:eastAsiaTheme="minorEastAsia"/>
            <w:i w:val="0"/>
            <w:iCs w:val="0"/>
            <w:noProof/>
            <w:color w:val="auto"/>
            <w:sz w:val="22"/>
            <w:szCs w:val="22"/>
            <w:lang w:eastAsia="nl-BE"/>
          </w:rPr>
          <w:tab/>
        </w:r>
        <w:r w:rsidR="00450D20" w:rsidRPr="007A682A">
          <w:rPr>
            <w:rStyle w:val="Hyperlink"/>
            <w:noProof/>
          </w:rPr>
          <w:t>Aanpassen asset (editeren)</w:t>
        </w:r>
        <w:r w:rsidR="00450D20">
          <w:rPr>
            <w:noProof/>
            <w:webHidden/>
          </w:rPr>
          <w:tab/>
        </w:r>
        <w:r w:rsidR="0023114D">
          <w:rPr>
            <w:noProof/>
            <w:webHidden/>
          </w:rPr>
          <w:fldChar w:fldCharType="begin"/>
        </w:r>
        <w:r w:rsidR="00450D20">
          <w:rPr>
            <w:noProof/>
            <w:webHidden/>
          </w:rPr>
          <w:instrText xml:space="preserve"> PAGEREF _Toc225168111 \h </w:instrText>
        </w:r>
        <w:r w:rsidR="0023114D">
          <w:rPr>
            <w:noProof/>
            <w:webHidden/>
          </w:rPr>
        </w:r>
        <w:r w:rsidR="0023114D">
          <w:rPr>
            <w:noProof/>
            <w:webHidden/>
          </w:rPr>
          <w:fldChar w:fldCharType="separate"/>
        </w:r>
        <w:r w:rsidR="00A25E90">
          <w:rPr>
            <w:noProof/>
            <w:webHidden/>
          </w:rPr>
          <w:t>31</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2" w:history="1">
        <w:r w:rsidR="00450D20" w:rsidRPr="007A682A">
          <w:rPr>
            <w:rStyle w:val="Hyperlink"/>
            <w:noProof/>
          </w:rPr>
          <w:t>4.3.4.1</w:t>
        </w:r>
        <w:r w:rsidR="00450D20">
          <w:rPr>
            <w:rFonts w:eastAsiaTheme="minorEastAsia"/>
            <w:noProof/>
            <w:sz w:val="22"/>
            <w:szCs w:val="22"/>
            <w:lang w:eastAsia="nl-BE"/>
          </w:rPr>
          <w:tab/>
        </w:r>
        <w:r w:rsidR="00450D20" w:rsidRPr="007A682A">
          <w:rPr>
            <w:rStyle w:val="Hyperlink"/>
            <w:noProof/>
          </w:rPr>
          <w:t>Onderdeel 1</w:t>
        </w:r>
        <w:r w:rsidR="00450D20">
          <w:rPr>
            <w:noProof/>
            <w:webHidden/>
          </w:rPr>
          <w:tab/>
        </w:r>
        <w:r w:rsidR="0023114D">
          <w:rPr>
            <w:noProof/>
            <w:webHidden/>
          </w:rPr>
          <w:fldChar w:fldCharType="begin"/>
        </w:r>
        <w:r w:rsidR="00450D20">
          <w:rPr>
            <w:noProof/>
            <w:webHidden/>
          </w:rPr>
          <w:instrText xml:space="preserve"> PAGEREF _Toc225168112 \h </w:instrText>
        </w:r>
        <w:r w:rsidR="0023114D">
          <w:rPr>
            <w:noProof/>
            <w:webHidden/>
          </w:rPr>
        </w:r>
        <w:r w:rsidR="0023114D">
          <w:rPr>
            <w:noProof/>
            <w:webHidden/>
          </w:rPr>
          <w:fldChar w:fldCharType="separate"/>
        </w:r>
        <w:r w:rsidR="00A25E90">
          <w:rPr>
            <w:noProof/>
            <w:webHidden/>
          </w:rPr>
          <w:t>32</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3" w:history="1">
        <w:r w:rsidR="00450D20" w:rsidRPr="007A682A">
          <w:rPr>
            <w:rStyle w:val="Hyperlink"/>
            <w:noProof/>
          </w:rPr>
          <w:t>4.3.4.2</w:t>
        </w:r>
        <w:r w:rsidR="00450D20">
          <w:rPr>
            <w:rFonts w:eastAsiaTheme="minorEastAsia"/>
            <w:noProof/>
            <w:sz w:val="22"/>
            <w:szCs w:val="22"/>
            <w:lang w:eastAsia="nl-BE"/>
          </w:rPr>
          <w:tab/>
        </w:r>
        <w:r w:rsidR="00450D20" w:rsidRPr="007A682A">
          <w:rPr>
            <w:rStyle w:val="Hyperlink"/>
            <w:noProof/>
          </w:rPr>
          <w:t>Onderdeel 2</w:t>
        </w:r>
        <w:r w:rsidR="00450D20">
          <w:rPr>
            <w:noProof/>
            <w:webHidden/>
          </w:rPr>
          <w:tab/>
        </w:r>
        <w:r w:rsidR="0023114D">
          <w:rPr>
            <w:noProof/>
            <w:webHidden/>
          </w:rPr>
          <w:fldChar w:fldCharType="begin"/>
        </w:r>
        <w:r w:rsidR="00450D20">
          <w:rPr>
            <w:noProof/>
            <w:webHidden/>
          </w:rPr>
          <w:instrText xml:space="preserve"> PAGEREF _Toc225168113 \h </w:instrText>
        </w:r>
        <w:r w:rsidR="0023114D">
          <w:rPr>
            <w:noProof/>
            <w:webHidden/>
          </w:rPr>
        </w:r>
        <w:r w:rsidR="0023114D">
          <w:rPr>
            <w:noProof/>
            <w:webHidden/>
          </w:rPr>
          <w:fldChar w:fldCharType="separate"/>
        </w:r>
        <w:r w:rsidR="00A25E90">
          <w:rPr>
            <w:noProof/>
            <w:webHidden/>
          </w:rPr>
          <w:t>32</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4" w:history="1">
        <w:r w:rsidR="00450D20" w:rsidRPr="007A682A">
          <w:rPr>
            <w:rStyle w:val="Hyperlink"/>
            <w:noProof/>
          </w:rPr>
          <w:t>4.3.4.3</w:t>
        </w:r>
        <w:r w:rsidR="00450D20">
          <w:rPr>
            <w:rFonts w:eastAsiaTheme="minorEastAsia"/>
            <w:noProof/>
            <w:sz w:val="22"/>
            <w:szCs w:val="22"/>
            <w:lang w:eastAsia="nl-BE"/>
          </w:rPr>
          <w:tab/>
        </w:r>
        <w:r w:rsidR="00450D20" w:rsidRPr="007A682A">
          <w:rPr>
            <w:rStyle w:val="Hyperlink"/>
            <w:noProof/>
          </w:rPr>
          <w:t>Onderdeel 3</w:t>
        </w:r>
        <w:r w:rsidR="00450D20">
          <w:rPr>
            <w:noProof/>
            <w:webHidden/>
          </w:rPr>
          <w:tab/>
        </w:r>
        <w:r w:rsidR="0023114D">
          <w:rPr>
            <w:noProof/>
            <w:webHidden/>
          </w:rPr>
          <w:fldChar w:fldCharType="begin"/>
        </w:r>
        <w:r w:rsidR="00450D20">
          <w:rPr>
            <w:noProof/>
            <w:webHidden/>
          </w:rPr>
          <w:instrText xml:space="preserve"> PAGEREF _Toc225168114 \h </w:instrText>
        </w:r>
        <w:r w:rsidR="0023114D">
          <w:rPr>
            <w:noProof/>
            <w:webHidden/>
          </w:rPr>
        </w:r>
        <w:r w:rsidR="0023114D">
          <w:rPr>
            <w:noProof/>
            <w:webHidden/>
          </w:rPr>
          <w:fldChar w:fldCharType="separate"/>
        </w:r>
        <w:r w:rsidR="00A25E90">
          <w:rPr>
            <w:noProof/>
            <w:webHidden/>
          </w:rPr>
          <w:t>32</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5" w:history="1">
        <w:r w:rsidR="00450D20" w:rsidRPr="007A682A">
          <w:rPr>
            <w:rStyle w:val="Hyperlink"/>
            <w:noProof/>
          </w:rPr>
          <w:t>4.3.4.4</w:t>
        </w:r>
        <w:r w:rsidR="00450D20">
          <w:rPr>
            <w:rFonts w:eastAsiaTheme="minorEastAsia"/>
            <w:noProof/>
            <w:sz w:val="22"/>
            <w:szCs w:val="22"/>
            <w:lang w:eastAsia="nl-BE"/>
          </w:rPr>
          <w:tab/>
        </w:r>
        <w:r w:rsidR="00450D20" w:rsidRPr="007A682A">
          <w:rPr>
            <w:rStyle w:val="Hyperlink"/>
            <w:noProof/>
          </w:rPr>
          <w:t>Onderdeel 4</w:t>
        </w:r>
        <w:r w:rsidR="00450D20">
          <w:rPr>
            <w:noProof/>
            <w:webHidden/>
          </w:rPr>
          <w:tab/>
        </w:r>
        <w:r w:rsidR="0023114D">
          <w:rPr>
            <w:noProof/>
            <w:webHidden/>
          </w:rPr>
          <w:fldChar w:fldCharType="begin"/>
        </w:r>
        <w:r w:rsidR="00450D20">
          <w:rPr>
            <w:noProof/>
            <w:webHidden/>
          </w:rPr>
          <w:instrText xml:space="preserve"> PAGEREF _Toc225168115 \h </w:instrText>
        </w:r>
        <w:r w:rsidR="0023114D">
          <w:rPr>
            <w:noProof/>
            <w:webHidden/>
          </w:rPr>
        </w:r>
        <w:r w:rsidR="0023114D">
          <w:rPr>
            <w:noProof/>
            <w:webHidden/>
          </w:rPr>
          <w:fldChar w:fldCharType="separate"/>
        </w:r>
        <w:r w:rsidR="00A25E90">
          <w:rPr>
            <w:noProof/>
            <w:webHidden/>
          </w:rPr>
          <w:t>32</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6" w:history="1">
        <w:r w:rsidR="00450D20" w:rsidRPr="007A682A">
          <w:rPr>
            <w:rStyle w:val="Hyperlink"/>
            <w:noProof/>
          </w:rPr>
          <w:t>4.3.4.5</w:t>
        </w:r>
        <w:r w:rsidR="00450D20">
          <w:rPr>
            <w:rFonts w:eastAsiaTheme="minorEastAsia"/>
            <w:noProof/>
            <w:sz w:val="22"/>
            <w:szCs w:val="22"/>
            <w:lang w:eastAsia="nl-BE"/>
          </w:rPr>
          <w:tab/>
        </w:r>
        <w:r w:rsidR="00450D20" w:rsidRPr="007A682A">
          <w:rPr>
            <w:rStyle w:val="Hyperlink"/>
            <w:noProof/>
          </w:rPr>
          <w:t>Onderdeel 5</w:t>
        </w:r>
        <w:r w:rsidR="00450D20">
          <w:rPr>
            <w:noProof/>
            <w:webHidden/>
          </w:rPr>
          <w:tab/>
        </w:r>
        <w:r w:rsidR="0023114D">
          <w:rPr>
            <w:noProof/>
            <w:webHidden/>
          </w:rPr>
          <w:fldChar w:fldCharType="begin"/>
        </w:r>
        <w:r w:rsidR="00450D20">
          <w:rPr>
            <w:noProof/>
            <w:webHidden/>
          </w:rPr>
          <w:instrText xml:space="preserve"> PAGEREF _Toc225168116 \h </w:instrText>
        </w:r>
        <w:r w:rsidR="0023114D">
          <w:rPr>
            <w:noProof/>
            <w:webHidden/>
          </w:rPr>
        </w:r>
        <w:r w:rsidR="0023114D">
          <w:rPr>
            <w:noProof/>
            <w:webHidden/>
          </w:rPr>
          <w:fldChar w:fldCharType="separate"/>
        </w:r>
        <w:r w:rsidR="00A25E90">
          <w:rPr>
            <w:noProof/>
            <w:webHidden/>
          </w:rPr>
          <w:t>32</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7" w:history="1">
        <w:r w:rsidR="00450D20" w:rsidRPr="007A682A">
          <w:rPr>
            <w:rStyle w:val="Hyperlink"/>
            <w:noProof/>
          </w:rPr>
          <w:t>4.3.4.6</w:t>
        </w:r>
        <w:r w:rsidR="00450D20">
          <w:rPr>
            <w:rFonts w:eastAsiaTheme="minorEastAsia"/>
            <w:noProof/>
            <w:sz w:val="22"/>
            <w:szCs w:val="22"/>
            <w:lang w:eastAsia="nl-BE"/>
          </w:rPr>
          <w:tab/>
        </w:r>
        <w:r w:rsidR="00450D20" w:rsidRPr="007A682A">
          <w:rPr>
            <w:rStyle w:val="Hyperlink"/>
            <w:noProof/>
          </w:rPr>
          <w:t>Onderdeel 6</w:t>
        </w:r>
        <w:r w:rsidR="00450D20">
          <w:rPr>
            <w:noProof/>
            <w:webHidden/>
          </w:rPr>
          <w:tab/>
        </w:r>
        <w:r w:rsidR="0023114D">
          <w:rPr>
            <w:noProof/>
            <w:webHidden/>
          </w:rPr>
          <w:fldChar w:fldCharType="begin"/>
        </w:r>
        <w:r w:rsidR="00450D20">
          <w:rPr>
            <w:noProof/>
            <w:webHidden/>
          </w:rPr>
          <w:instrText xml:space="preserve"> PAGEREF _Toc225168117 \h </w:instrText>
        </w:r>
        <w:r w:rsidR="0023114D">
          <w:rPr>
            <w:noProof/>
            <w:webHidden/>
          </w:rPr>
        </w:r>
        <w:r w:rsidR="0023114D">
          <w:rPr>
            <w:noProof/>
            <w:webHidden/>
          </w:rPr>
          <w:fldChar w:fldCharType="separate"/>
        </w:r>
        <w:r w:rsidR="00A25E90">
          <w:rPr>
            <w:noProof/>
            <w:webHidden/>
          </w:rPr>
          <w:t>32</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8" w:history="1">
        <w:r w:rsidR="00450D20" w:rsidRPr="007A682A">
          <w:rPr>
            <w:rStyle w:val="Hyperlink"/>
            <w:noProof/>
          </w:rPr>
          <w:t>4.3.4.7</w:t>
        </w:r>
        <w:r w:rsidR="00450D20">
          <w:rPr>
            <w:rFonts w:eastAsiaTheme="minorEastAsia"/>
            <w:noProof/>
            <w:sz w:val="22"/>
            <w:szCs w:val="22"/>
            <w:lang w:eastAsia="nl-BE"/>
          </w:rPr>
          <w:tab/>
        </w:r>
        <w:r w:rsidR="00450D20" w:rsidRPr="007A682A">
          <w:rPr>
            <w:rStyle w:val="Hyperlink"/>
            <w:noProof/>
          </w:rPr>
          <w:t>Onderdeel 7</w:t>
        </w:r>
        <w:r w:rsidR="00450D20">
          <w:rPr>
            <w:noProof/>
            <w:webHidden/>
          </w:rPr>
          <w:tab/>
        </w:r>
        <w:r w:rsidR="0023114D">
          <w:rPr>
            <w:noProof/>
            <w:webHidden/>
          </w:rPr>
          <w:fldChar w:fldCharType="begin"/>
        </w:r>
        <w:r w:rsidR="00450D20">
          <w:rPr>
            <w:noProof/>
            <w:webHidden/>
          </w:rPr>
          <w:instrText xml:space="preserve"> PAGEREF _Toc225168118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19" w:history="1">
        <w:r w:rsidR="00450D20" w:rsidRPr="007A682A">
          <w:rPr>
            <w:rStyle w:val="Hyperlink"/>
            <w:noProof/>
          </w:rPr>
          <w:t>4.3.4.8</w:t>
        </w:r>
        <w:r w:rsidR="00450D20">
          <w:rPr>
            <w:rFonts w:eastAsiaTheme="minorEastAsia"/>
            <w:noProof/>
            <w:sz w:val="22"/>
            <w:szCs w:val="22"/>
            <w:lang w:eastAsia="nl-BE"/>
          </w:rPr>
          <w:tab/>
        </w:r>
        <w:r w:rsidR="00450D20" w:rsidRPr="007A682A">
          <w:rPr>
            <w:rStyle w:val="Hyperlink"/>
            <w:noProof/>
          </w:rPr>
          <w:t>Onderdeel 8</w:t>
        </w:r>
        <w:r w:rsidR="00450D20">
          <w:rPr>
            <w:noProof/>
            <w:webHidden/>
          </w:rPr>
          <w:tab/>
        </w:r>
        <w:r w:rsidR="0023114D">
          <w:rPr>
            <w:noProof/>
            <w:webHidden/>
          </w:rPr>
          <w:fldChar w:fldCharType="begin"/>
        </w:r>
        <w:r w:rsidR="00450D20">
          <w:rPr>
            <w:noProof/>
            <w:webHidden/>
          </w:rPr>
          <w:instrText xml:space="preserve"> PAGEREF _Toc225168119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20" w:history="1">
        <w:r w:rsidR="00450D20" w:rsidRPr="007A682A">
          <w:rPr>
            <w:rStyle w:val="Hyperlink"/>
            <w:noProof/>
          </w:rPr>
          <w:t>4.3.4.9</w:t>
        </w:r>
        <w:r w:rsidR="00450D20">
          <w:rPr>
            <w:rFonts w:eastAsiaTheme="minorEastAsia"/>
            <w:noProof/>
            <w:sz w:val="22"/>
            <w:szCs w:val="22"/>
            <w:lang w:eastAsia="nl-BE"/>
          </w:rPr>
          <w:tab/>
        </w:r>
        <w:r w:rsidR="00450D20" w:rsidRPr="007A682A">
          <w:rPr>
            <w:rStyle w:val="Hyperlink"/>
            <w:noProof/>
          </w:rPr>
          <w:t>Onderdeel 9</w:t>
        </w:r>
        <w:r w:rsidR="00450D20">
          <w:rPr>
            <w:noProof/>
            <w:webHidden/>
          </w:rPr>
          <w:tab/>
        </w:r>
        <w:r w:rsidR="0023114D">
          <w:rPr>
            <w:noProof/>
            <w:webHidden/>
          </w:rPr>
          <w:fldChar w:fldCharType="begin"/>
        </w:r>
        <w:r w:rsidR="00450D20">
          <w:rPr>
            <w:noProof/>
            <w:webHidden/>
          </w:rPr>
          <w:instrText xml:space="preserve"> PAGEREF _Toc225168120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21" w:history="1">
        <w:r w:rsidR="00450D20" w:rsidRPr="007A682A">
          <w:rPr>
            <w:rStyle w:val="Hyperlink"/>
            <w:noProof/>
          </w:rPr>
          <w:t>4.3.4.10</w:t>
        </w:r>
        <w:r w:rsidR="00450D20">
          <w:rPr>
            <w:rFonts w:eastAsiaTheme="minorEastAsia"/>
            <w:noProof/>
            <w:sz w:val="22"/>
            <w:szCs w:val="22"/>
            <w:lang w:eastAsia="nl-BE"/>
          </w:rPr>
          <w:tab/>
        </w:r>
        <w:r w:rsidR="00450D20" w:rsidRPr="007A682A">
          <w:rPr>
            <w:rStyle w:val="Hyperlink"/>
            <w:noProof/>
          </w:rPr>
          <w:t>Onderdeel 10</w:t>
        </w:r>
        <w:r w:rsidR="00450D20">
          <w:rPr>
            <w:noProof/>
            <w:webHidden/>
          </w:rPr>
          <w:tab/>
        </w:r>
        <w:r w:rsidR="0023114D">
          <w:rPr>
            <w:noProof/>
            <w:webHidden/>
          </w:rPr>
          <w:fldChar w:fldCharType="begin"/>
        </w:r>
        <w:r w:rsidR="00450D20">
          <w:rPr>
            <w:noProof/>
            <w:webHidden/>
          </w:rPr>
          <w:instrText xml:space="preserve"> PAGEREF _Toc225168121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22" w:history="1">
        <w:r w:rsidR="00450D20" w:rsidRPr="007A682A">
          <w:rPr>
            <w:rStyle w:val="Hyperlink"/>
            <w:noProof/>
          </w:rPr>
          <w:t>4.3.4.11</w:t>
        </w:r>
        <w:r w:rsidR="00450D20">
          <w:rPr>
            <w:rFonts w:eastAsiaTheme="minorEastAsia"/>
            <w:noProof/>
            <w:sz w:val="22"/>
            <w:szCs w:val="22"/>
            <w:lang w:eastAsia="nl-BE"/>
          </w:rPr>
          <w:tab/>
        </w:r>
        <w:r w:rsidR="00450D20" w:rsidRPr="007A682A">
          <w:rPr>
            <w:rStyle w:val="Hyperlink"/>
            <w:noProof/>
          </w:rPr>
          <w:t>Onderdeel 11</w:t>
        </w:r>
        <w:r w:rsidR="00450D20">
          <w:rPr>
            <w:noProof/>
            <w:webHidden/>
          </w:rPr>
          <w:tab/>
        </w:r>
        <w:r w:rsidR="0023114D">
          <w:rPr>
            <w:noProof/>
            <w:webHidden/>
          </w:rPr>
          <w:fldChar w:fldCharType="begin"/>
        </w:r>
        <w:r w:rsidR="00450D20">
          <w:rPr>
            <w:noProof/>
            <w:webHidden/>
          </w:rPr>
          <w:instrText xml:space="preserve"> PAGEREF _Toc225168122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23" w:history="1">
        <w:r w:rsidR="00450D20" w:rsidRPr="007A682A">
          <w:rPr>
            <w:rStyle w:val="Hyperlink"/>
            <w:noProof/>
          </w:rPr>
          <w:t>4.3.4.12</w:t>
        </w:r>
        <w:r w:rsidR="00450D20">
          <w:rPr>
            <w:rFonts w:eastAsiaTheme="minorEastAsia"/>
            <w:noProof/>
            <w:sz w:val="22"/>
            <w:szCs w:val="22"/>
            <w:lang w:eastAsia="nl-BE"/>
          </w:rPr>
          <w:tab/>
        </w:r>
        <w:r w:rsidR="00450D20" w:rsidRPr="007A682A">
          <w:rPr>
            <w:rStyle w:val="Hyperlink"/>
            <w:noProof/>
          </w:rPr>
          <w:t>Onderdeel 12</w:t>
        </w:r>
        <w:r w:rsidR="00450D20">
          <w:rPr>
            <w:noProof/>
            <w:webHidden/>
          </w:rPr>
          <w:tab/>
        </w:r>
        <w:r w:rsidR="0023114D">
          <w:rPr>
            <w:noProof/>
            <w:webHidden/>
          </w:rPr>
          <w:fldChar w:fldCharType="begin"/>
        </w:r>
        <w:r w:rsidR="00450D20">
          <w:rPr>
            <w:noProof/>
            <w:webHidden/>
          </w:rPr>
          <w:instrText xml:space="preserve"> PAGEREF _Toc225168123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24" w:history="1">
        <w:r w:rsidR="00450D20" w:rsidRPr="007A682A">
          <w:rPr>
            <w:rStyle w:val="Hyperlink"/>
            <w:noProof/>
          </w:rPr>
          <w:t>4.3.4.13</w:t>
        </w:r>
        <w:r w:rsidR="00450D20">
          <w:rPr>
            <w:rFonts w:eastAsiaTheme="minorEastAsia"/>
            <w:noProof/>
            <w:sz w:val="22"/>
            <w:szCs w:val="22"/>
            <w:lang w:eastAsia="nl-BE"/>
          </w:rPr>
          <w:tab/>
        </w:r>
        <w:r w:rsidR="00450D20" w:rsidRPr="007A682A">
          <w:rPr>
            <w:rStyle w:val="Hyperlink"/>
            <w:noProof/>
          </w:rPr>
          <w:t>Onderdeel 13</w:t>
        </w:r>
        <w:r w:rsidR="00450D20">
          <w:rPr>
            <w:noProof/>
            <w:webHidden/>
          </w:rPr>
          <w:tab/>
        </w:r>
        <w:r w:rsidR="0023114D">
          <w:rPr>
            <w:noProof/>
            <w:webHidden/>
          </w:rPr>
          <w:fldChar w:fldCharType="begin"/>
        </w:r>
        <w:r w:rsidR="00450D20">
          <w:rPr>
            <w:noProof/>
            <w:webHidden/>
          </w:rPr>
          <w:instrText xml:space="preserve"> PAGEREF _Toc225168124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25" w:history="1">
        <w:r w:rsidR="00450D20" w:rsidRPr="007A682A">
          <w:rPr>
            <w:rStyle w:val="Hyperlink"/>
            <w:noProof/>
          </w:rPr>
          <w:t>4.3.4.14</w:t>
        </w:r>
        <w:r w:rsidR="00450D20">
          <w:rPr>
            <w:rFonts w:eastAsiaTheme="minorEastAsia"/>
            <w:noProof/>
            <w:sz w:val="22"/>
            <w:szCs w:val="22"/>
            <w:lang w:eastAsia="nl-BE"/>
          </w:rPr>
          <w:tab/>
        </w:r>
        <w:r w:rsidR="00450D20" w:rsidRPr="007A682A">
          <w:rPr>
            <w:rStyle w:val="Hyperlink"/>
            <w:noProof/>
          </w:rPr>
          <w:t>Onderdeel 14</w:t>
        </w:r>
        <w:r w:rsidR="00450D20">
          <w:rPr>
            <w:noProof/>
            <w:webHidden/>
          </w:rPr>
          <w:tab/>
        </w:r>
        <w:r w:rsidR="0023114D">
          <w:rPr>
            <w:noProof/>
            <w:webHidden/>
          </w:rPr>
          <w:fldChar w:fldCharType="begin"/>
        </w:r>
        <w:r w:rsidR="00450D20">
          <w:rPr>
            <w:noProof/>
            <w:webHidden/>
          </w:rPr>
          <w:instrText xml:space="preserve"> PAGEREF _Toc225168125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4"/>
        <w:tabs>
          <w:tab w:val="left" w:pos="1600"/>
          <w:tab w:val="right" w:leader="dot" w:pos="10309"/>
        </w:tabs>
        <w:rPr>
          <w:rFonts w:eastAsiaTheme="minorEastAsia"/>
          <w:noProof/>
          <w:sz w:val="22"/>
          <w:szCs w:val="22"/>
          <w:lang w:eastAsia="nl-BE"/>
        </w:rPr>
      </w:pPr>
      <w:hyperlink w:anchor="_Toc225168126" w:history="1">
        <w:r w:rsidR="00450D20" w:rsidRPr="007A682A">
          <w:rPr>
            <w:rStyle w:val="Hyperlink"/>
            <w:noProof/>
          </w:rPr>
          <w:t>4.3.4.15</w:t>
        </w:r>
        <w:r w:rsidR="00450D20">
          <w:rPr>
            <w:rFonts w:eastAsiaTheme="minorEastAsia"/>
            <w:noProof/>
            <w:sz w:val="22"/>
            <w:szCs w:val="22"/>
            <w:lang w:eastAsia="nl-BE"/>
          </w:rPr>
          <w:tab/>
        </w:r>
        <w:r w:rsidR="00450D20" w:rsidRPr="007A682A">
          <w:rPr>
            <w:rStyle w:val="Hyperlink"/>
            <w:noProof/>
          </w:rPr>
          <w:t>Onderdeel 15</w:t>
        </w:r>
        <w:r w:rsidR="00450D20">
          <w:rPr>
            <w:noProof/>
            <w:webHidden/>
          </w:rPr>
          <w:tab/>
        </w:r>
        <w:r w:rsidR="0023114D">
          <w:rPr>
            <w:noProof/>
            <w:webHidden/>
          </w:rPr>
          <w:fldChar w:fldCharType="begin"/>
        </w:r>
        <w:r w:rsidR="00450D20">
          <w:rPr>
            <w:noProof/>
            <w:webHidden/>
          </w:rPr>
          <w:instrText xml:space="preserve"> PAGEREF _Toc225168126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27" w:history="1">
        <w:r w:rsidR="00450D20" w:rsidRPr="007A682A">
          <w:rPr>
            <w:rStyle w:val="Hyperlink"/>
            <w:noProof/>
          </w:rPr>
          <w:t>4.3.5</w:t>
        </w:r>
        <w:r w:rsidR="00450D20">
          <w:rPr>
            <w:rFonts w:eastAsiaTheme="minorEastAsia"/>
            <w:i w:val="0"/>
            <w:iCs w:val="0"/>
            <w:noProof/>
            <w:color w:val="auto"/>
            <w:sz w:val="22"/>
            <w:szCs w:val="22"/>
            <w:lang w:eastAsia="nl-BE"/>
          </w:rPr>
          <w:tab/>
        </w:r>
        <w:r w:rsidR="00450D20" w:rsidRPr="007A682A">
          <w:rPr>
            <w:rStyle w:val="Hyperlink"/>
            <w:noProof/>
          </w:rPr>
          <w:t>Creëer nieuw asset</w:t>
        </w:r>
        <w:r w:rsidR="00450D20">
          <w:rPr>
            <w:noProof/>
            <w:webHidden/>
          </w:rPr>
          <w:tab/>
        </w:r>
        <w:r w:rsidR="0023114D">
          <w:rPr>
            <w:noProof/>
            <w:webHidden/>
          </w:rPr>
          <w:fldChar w:fldCharType="begin"/>
        </w:r>
        <w:r w:rsidR="00450D20">
          <w:rPr>
            <w:noProof/>
            <w:webHidden/>
          </w:rPr>
          <w:instrText xml:space="preserve"> PAGEREF _Toc225168127 \h </w:instrText>
        </w:r>
        <w:r w:rsidR="0023114D">
          <w:rPr>
            <w:noProof/>
            <w:webHidden/>
          </w:rPr>
        </w:r>
        <w:r w:rsidR="0023114D">
          <w:rPr>
            <w:noProof/>
            <w:webHidden/>
          </w:rPr>
          <w:fldChar w:fldCharType="separate"/>
        </w:r>
        <w:r w:rsidR="00A25E90">
          <w:rPr>
            <w:noProof/>
            <w:webHidden/>
          </w:rPr>
          <w:t>33</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28" w:history="1">
        <w:r w:rsidR="00450D20" w:rsidRPr="007A682A">
          <w:rPr>
            <w:rStyle w:val="Hyperlink"/>
            <w:noProof/>
          </w:rPr>
          <w:t>4.4</w:t>
        </w:r>
        <w:r w:rsidR="00450D20">
          <w:rPr>
            <w:rFonts w:eastAsiaTheme="minorEastAsia"/>
            <w:smallCaps w:val="0"/>
            <w:noProof/>
            <w:sz w:val="22"/>
            <w:szCs w:val="22"/>
            <w:lang w:eastAsia="nl-BE"/>
          </w:rPr>
          <w:tab/>
        </w:r>
        <w:r w:rsidR="00450D20" w:rsidRPr="007A682A">
          <w:rPr>
            <w:rStyle w:val="Hyperlink"/>
            <w:noProof/>
          </w:rPr>
          <w:t>Uitleenmodule en reservaties</w:t>
        </w:r>
        <w:r w:rsidR="00450D20">
          <w:rPr>
            <w:noProof/>
            <w:webHidden/>
          </w:rPr>
          <w:tab/>
        </w:r>
        <w:r w:rsidR="0023114D">
          <w:rPr>
            <w:noProof/>
            <w:webHidden/>
          </w:rPr>
          <w:fldChar w:fldCharType="begin"/>
        </w:r>
        <w:r w:rsidR="00450D20">
          <w:rPr>
            <w:noProof/>
            <w:webHidden/>
          </w:rPr>
          <w:instrText xml:space="preserve"> PAGEREF _Toc225168128 \h </w:instrText>
        </w:r>
        <w:r w:rsidR="0023114D">
          <w:rPr>
            <w:noProof/>
            <w:webHidden/>
          </w:rPr>
        </w:r>
        <w:r w:rsidR="0023114D">
          <w:rPr>
            <w:noProof/>
            <w:webHidden/>
          </w:rPr>
          <w:fldChar w:fldCharType="separate"/>
        </w:r>
        <w:r w:rsidR="00A25E90">
          <w:rPr>
            <w:noProof/>
            <w:webHidden/>
          </w:rPr>
          <w:t>34</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29" w:history="1">
        <w:r w:rsidR="00450D20" w:rsidRPr="007A682A">
          <w:rPr>
            <w:rStyle w:val="Hyperlink"/>
            <w:noProof/>
          </w:rPr>
          <w:t>4.4.1</w:t>
        </w:r>
        <w:r w:rsidR="00450D20">
          <w:rPr>
            <w:rFonts w:eastAsiaTheme="minorEastAsia"/>
            <w:i w:val="0"/>
            <w:iCs w:val="0"/>
            <w:noProof/>
            <w:color w:val="auto"/>
            <w:sz w:val="22"/>
            <w:szCs w:val="22"/>
            <w:lang w:eastAsia="nl-BE"/>
          </w:rPr>
          <w:tab/>
        </w:r>
        <w:r w:rsidR="00450D20" w:rsidRPr="007A682A">
          <w:rPr>
            <w:rStyle w:val="Hyperlink"/>
            <w:noProof/>
          </w:rPr>
          <w:t>Uitchecken assets</w:t>
        </w:r>
        <w:r w:rsidR="00450D20">
          <w:rPr>
            <w:noProof/>
            <w:webHidden/>
          </w:rPr>
          <w:tab/>
        </w:r>
        <w:r w:rsidR="0023114D">
          <w:rPr>
            <w:noProof/>
            <w:webHidden/>
          </w:rPr>
          <w:fldChar w:fldCharType="begin"/>
        </w:r>
        <w:r w:rsidR="00450D20">
          <w:rPr>
            <w:noProof/>
            <w:webHidden/>
          </w:rPr>
          <w:instrText xml:space="preserve"> PAGEREF _Toc225168129 \h </w:instrText>
        </w:r>
        <w:r w:rsidR="0023114D">
          <w:rPr>
            <w:noProof/>
            <w:webHidden/>
          </w:rPr>
        </w:r>
        <w:r w:rsidR="0023114D">
          <w:rPr>
            <w:noProof/>
            <w:webHidden/>
          </w:rPr>
          <w:fldChar w:fldCharType="separate"/>
        </w:r>
        <w:r w:rsidR="00A25E90">
          <w:rPr>
            <w:noProof/>
            <w:webHidden/>
          </w:rPr>
          <w:t>34</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30" w:history="1">
        <w:r w:rsidR="00450D20" w:rsidRPr="007A682A">
          <w:rPr>
            <w:rStyle w:val="Hyperlink"/>
            <w:noProof/>
          </w:rPr>
          <w:t>4.4.2</w:t>
        </w:r>
        <w:r w:rsidR="00450D20">
          <w:rPr>
            <w:rFonts w:eastAsiaTheme="minorEastAsia"/>
            <w:i w:val="0"/>
            <w:iCs w:val="0"/>
            <w:noProof/>
            <w:color w:val="auto"/>
            <w:sz w:val="22"/>
            <w:szCs w:val="22"/>
            <w:lang w:eastAsia="nl-BE"/>
          </w:rPr>
          <w:tab/>
        </w:r>
        <w:r w:rsidR="00450D20" w:rsidRPr="007A682A">
          <w:rPr>
            <w:rStyle w:val="Hyperlink"/>
            <w:noProof/>
          </w:rPr>
          <w:t>Inchecken assets (terugbrengen)</w:t>
        </w:r>
        <w:r w:rsidR="00450D20">
          <w:rPr>
            <w:noProof/>
            <w:webHidden/>
          </w:rPr>
          <w:tab/>
        </w:r>
        <w:r w:rsidR="0023114D">
          <w:rPr>
            <w:noProof/>
            <w:webHidden/>
          </w:rPr>
          <w:fldChar w:fldCharType="begin"/>
        </w:r>
        <w:r w:rsidR="00450D20">
          <w:rPr>
            <w:noProof/>
            <w:webHidden/>
          </w:rPr>
          <w:instrText xml:space="preserve"> PAGEREF _Toc225168130 \h </w:instrText>
        </w:r>
        <w:r w:rsidR="0023114D">
          <w:rPr>
            <w:noProof/>
            <w:webHidden/>
          </w:rPr>
        </w:r>
        <w:r w:rsidR="0023114D">
          <w:rPr>
            <w:noProof/>
            <w:webHidden/>
          </w:rPr>
          <w:fldChar w:fldCharType="separate"/>
        </w:r>
        <w:r w:rsidR="00A25E90">
          <w:rPr>
            <w:noProof/>
            <w:webHidden/>
          </w:rPr>
          <w:t>34</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31" w:history="1">
        <w:r w:rsidR="00450D20" w:rsidRPr="007A682A">
          <w:rPr>
            <w:rStyle w:val="Hyperlink"/>
            <w:noProof/>
          </w:rPr>
          <w:t>4.4.2.1</w:t>
        </w:r>
        <w:r w:rsidR="00450D20">
          <w:rPr>
            <w:rFonts w:eastAsiaTheme="minorEastAsia"/>
            <w:noProof/>
            <w:sz w:val="22"/>
            <w:szCs w:val="22"/>
            <w:lang w:eastAsia="nl-BE"/>
          </w:rPr>
          <w:tab/>
        </w:r>
        <w:r w:rsidR="00450D20" w:rsidRPr="007A682A">
          <w:rPr>
            <w:rStyle w:val="Hyperlink"/>
            <w:noProof/>
          </w:rPr>
          <w:t>Assets beschadigd</w:t>
        </w:r>
        <w:r w:rsidR="00450D20">
          <w:rPr>
            <w:noProof/>
            <w:webHidden/>
          </w:rPr>
          <w:tab/>
        </w:r>
        <w:r w:rsidR="0023114D">
          <w:rPr>
            <w:noProof/>
            <w:webHidden/>
          </w:rPr>
          <w:fldChar w:fldCharType="begin"/>
        </w:r>
        <w:r w:rsidR="00450D20">
          <w:rPr>
            <w:noProof/>
            <w:webHidden/>
          </w:rPr>
          <w:instrText xml:space="preserve"> PAGEREF _Toc225168131 \h </w:instrText>
        </w:r>
        <w:r w:rsidR="0023114D">
          <w:rPr>
            <w:noProof/>
            <w:webHidden/>
          </w:rPr>
        </w:r>
        <w:r w:rsidR="0023114D">
          <w:rPr>
            <w:noProof/>
            <w:webHidden/>
          </w:rPr>
          <w:fldChar w:fldCharType="separate"/>
        </w:r>
        <w:r w:rsidR="00A25E90">
          <w:rPr>
            <w:noProof/>
            <w:webHidden/>
          </w:rPr>
          <w:t>34</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32" w:history="1">
        <w:r w:rsidR="00450D20" w:rsidRPr="007A682A">
          <w:rPr>
            <w:rStyle w:val="Hyperlink"/>
            <w:noProof/>
          </w:rPr>
          <w:t>4.4.2.2</w:t>
        </w:r>
        <w:r w:rsidR="00450D20">
          <w:rPr>
            <w:rFonts w:eastAsiaTheme="minorEastAsia"/>
            <w:noProof/>
            <w:sz w:val="22"/>
            <w:szCs w:val="22"/>
            <w:lang w:eastAsia="nl-BE"/>
          </w:rPr>
          <w:tab/>
        </w:r>
        <w:r w:rsidR="00450D20" w:rsidRPr="007A682A">
          <w:rPr>
            <w:rStyle w:val="Hyperlink"/>
            <w:noProof/>
          </w:rPr>
          <w:t>Assets verloren</w:t>
        </w:r>
        <w:r w:rsidR="00450D20">
          <w:rPr>
            <w:noProof/>
            <w:webHidden/>
          </w:rPr>
          <w:tab/>
        </w:r>
        <w:r w:rsidR="0023114D">
          <w:rPr>
            <w:noProof/>
            <w:webHidden/>
          </w:rPr>
          <w:fldChar w:fldCharType="begin"/>
        </w:r>
        <w:r w:rsidR="00450D20">
          <w:rPr>
            <w:noProof/>
            <w:webHidden/>
          </w:rPr>
          <w:instrText xml:space="preserve"> PAGEREF _Toc225168132 \h </w:instrText>
        </w:r>
        <w:r w:rsidR="0023114D">
          <w:rPr>
            <w:noProof/>
            <w:webHidden/>
          </w:rPr>
        </w:r>
        <w:r w:rsidR="0023114D">
          <w:rPr>
            <w:noProof/>
            <w:webHidden/>
          </w:rPr>
          <w:fldChar w:fldCharType="separate"/>
        </w:r>
        <w:r w:rsidR="00A25E90">
          <w:rPr>
            <w:noProof/>
            <w:webHidden/>
          </w:rPr>
          <w:t>34</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33" w:history="1">
        <w:r w:rsidR="00450D20" w:rsidRPr="007A682A">
          <w:rPr>
            <w:rStyle w:val="Hyperlink"/>
            <w:noProof/>
          </w:rPr>
          <w:t>4.4.3</w:t>
        </w:r>
        <w:r w:rsidR="00450D20">
          <w:rPr>
            <w:rFonts w:eastAsiaTheme="minorEastAsia"/>
            <w:i w:val="0"/>
            <w:iCs w:val="0"/>
            <w:noProof/>
            <w:color w:val="auto"/>
            <w:sz w:val="22"/>
            <w:szCs w:val="22"/>
            <w:lang w:eastAsia="nl-BE"/>
          </w:rPr>
          <w:tab/>
        </w:r>
        <w:r w:rsidR="00450D20" w:rsidRPr="007A682A">
          <w:rPr>
            <w:rStyle w:val="Hyperlink"/>
            <w:noProof/>
          </w:rPr>
          <w:t>Reservaties</w:t>
        </w:r>
        <w:r w:rsidR="00450D20">
          <w:rPr>
            <w:noProof/>
            <w:webHidden/>
          </w:rPr>
          <w:tab/>
        </w:r>
        <w:r w:rsidR="0023114D">
          <w:rPr>
            <w:noProof/>
            <w:webHidden/>
          </w:rPr>
          <w:fldChar w:fldCharType="begin"/>
        </w:r>
        <w:r w:rsidR="00450D20">
          <w:rPr>
            <w:noProof/>
            <w:webHidden/>
          </w:rPr>
          <w:instrText xml:space="preserve"> PAGEREF _Toc225168133 \h </w:instrText>
        </w:r>
        <w:r w:rsidR="0023114D">
          <w:rPr>
            <w:noProof/>
            <w:webHidden/>
          </w:rPr>
        </w:r>
        <w:r w:rsidR="0023114D">
          <w:rPr>
            <w:noProof/>
            <w:webHidden/>
          </w:rPr>
          <w:fldChar w:fldCharType="separate"/>
        </w:r>
        <w:r w:rsidR="00A25E90">
          <w:rPr>
            <w:noProof/>
            <w:webHidden/>
          </w:rPr>
          <w:t>34</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34" w:history="1">
        <w:r w:rsidR="00450D20" w:rsidRPr="007A682A">
          <w:rPr>
            <w:rStyle w:val="Hyperlink"/>
            <w:noProof/>
          </w:rPr>
          <w:t>4.4.4</w:t>
        </w:r>
        <w:r w:rsidR="00450D20">
          <w:rPr>
            <w:rFonts w:eastAsiaTheme="minorEastAsia"/>
            <w:i w:val="0"/>
            <w:iCs w:val="0"/>
            <w:noProof/>
            <w:color w:val="auto"/>
            <w:sz w:val="22"/>
            <w:szCs w:val="22"/>
            <w:lang w:eastAsia="nl-BE"/>
          </w:rPr>
          <w:tab/>
        </w:r>
        <w:r w:rsidR="00450D20" w:rsidRPr="007A682A">
          <w:rPr>
            <w:rStyle w:val="Hyperlink"/>
            <w:noProof/>
          </w:rPr>
          <w:t>Rapportage</w:t>
        </w:r>
        <w:r w:rsidR="00450D20">
          <w:rPr>
            <w:noProof/>
            <w:webHidden/>
          </w:rPr>
          <w:tab/>
        </w:r>
        <w:r w:rsidR="0023114D">
          <w:rPr>
            <w:noProof/>
            <w:webHidden/>
          </w:rPr>
          <w:fldChar w:fldCharType="begin"/>
        </w:r>
        <w:r w:rsidR="00450D20">
          <w:rPr>
            <w:noProof/>
            <w:webHidden/>
          </w:rPr>
          <w:instrText xml:space="preserve"> PAGEREF _Toc225168134 \h </w:instrText>
        </w:r>
        <w:r w:rsidR="0023114D">
          <w:rPr>
            <w:noProof/>
            <w:webHidden/>
          </w:rPr>
        </w:r>
        <w:r w:rsidR="0023114D">
          <w:rPr>
            <w:noProof/>
            <w:webHidden/>
          </w:rPr>
          <w:fldChar w:fldCharType="separate"/>
        </w:r>
        <w:r w:rsidR="00A25E90">
          <w:rPr>
            <w:noProof/>
            <w:webHidden/>
          </w:rPr>
          <w:t>34</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35" w:history="1">
        <w:r w:rsidR="00450D20" w:rsidRPr="007A682A">
          <w:rPr>
            <w:rStyle w:val="Hyperlink"/>
            <w:noProof/>
          </w:rPr>
          <w:t>4.5</w:t>
        </w:r>
        <w:r w:rsidR="00450D20">
          <w:rPr>
            <w:rFonts w:eastAsiaTheme="minorEastAsia"/>
            <w:smallCaps w:val="0"/>
            <w:noProof/>
            <w:sz w:val="22"/>
            <w:szCs w:val="22"/>
            <w:lang w:eastAsia="nl-BE"/>
          </w:rPr>
          <w:tab/>
        </w:r>
        <w:r w:rsidR="00450D20" w:rsidRPr="007A682A">
          <w:rPr>
            <w:rStyle w:val="Hyperlink"/>
            <w:noProof/>
          </w:rPr>
          <w:t>Financiële module</w:t>
        </w:r>
        <w:r w:rsidR="00450D20">
          <w:rPr>
            <w:noProof/>
            <w:webHidden/>
          </w:rPr>
          <w:tab/>
        </w:r>
        <w:r w:rsidR="0023114D">
          <w:rPr>
            <w:noProof/>
            <w:webHidden/>
          </w:rPr>
          <w:fldChar w:fldCharType="begin"/>
        </w:r>
        <w:r w:rsidR="00450D20">
          <w:rPr>
            <w:noProof/>
            <w:webHidden/>
          </w:rPr>
          <w:instrText xml:space="preserve"> PAGEREF _Toc225168135 \h </w:instrText>
        </w:r>
        <w:r w:rsidR="0023114D">
          <w:rPr>
            <w:noProof/>
            <w:webHidden/>
          </w:rPr>
        </w:r>
        <w:r w:rsidR="0023114D">
          <w:rPr>
            <w:noProof/>
            <w:webHidden/>
          </w:rPr>
          <w:fldChar w:fldCharType="separate"/>
        </w:r>
        <w:r w:rsidR="00A25E90">
          <w:rPr>
            <w:noProof/>
            <w:webHidden/>
          </w:rPr>
          <w:t>34</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36" w:history="1">
        <w:r w:rsidR="00450D20" w:rsidRPr="007A682A">
          <w:rPr>
            <w:rStyle w:val="Hyperlink"/>
            <w:noProof/>
          </w:rPr>
          <w:t>4.5.1</w:t>
        </w:r>
        <w:r w:rsidR="00450D20">
          <w:rPr>
            <w:rFonts w:eastAsiaTheme="minorEastAsia"/>
            <w:i w:val="0"/>
            <w:iCs w:val="0"/>
            <w:noProof/>
            <w:color w:val="auto"/>
            <w:sz w:val="22"/>
            <w:szCs w:val="22"/>
            <w:lang w:eastAsia="nl-BE"/>
          </w:rPr>
          <w:tab/>
        </w:r>
        <w:r w:rsidR="00450D20" w:rsidRPr="007A682A">
          <w:rPr>
            <w:rStyle w:val="Hyperlink"/>
            <w:noProof/>
          </w:rPr>
          <w:t>Bankrekeningtransacties</w:t>
        </w:r>
        <w:r w:rsidR="00450D20">
          <w:rPr>
            <w:noProof/>
            <w:webHidden/>
          </w:rPr>
          <w:tab/>
        </w:r>
        <w:r w:rsidR="0023114D">
          <w:rPr>
            <w:noProof/>
            <w:webHidden/>
          </w:rPr>
          <w:fldChar w:fldCharType="begin"/>
        </w:r>
        <w:r w:rsidR="00450D20">
          <w:rPr>
            <w:noProof/>
            <w:webHidden/>
          </w:rPr>
          <w:instrText xml:space="preserve"> PAGEREF _Toc225168136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37" w:history="1">
        <w:r w:rsidR="00450D20" w:rsidRPr="007A682A">
          <w:rPr>
            <w:rStyle w:val="Hyperlink"/>
            <w:noProof/>
          </w:rPr>
          <w:t>4.5.2</w:t>
        </w:r>
        <w:r w:rsidR="00450D20">
          <w:rPr>
            <w:rFonts w:eastAsiaTheme="minorEastAsia"/>
            <w:i w:val="0"/>
            <w:iCs w:val="0"/>
            <w:noProof/>
            <w:color w:val="auto"/>
            <w:sz w:val="22"/>
            <w:szCs w:val="22"/>
            <w:lang w:eastAsia="nl-BE"/>
          </w:rPr>
          <w:tab/>
        </w:r>
        <w:r w:rsidR="00450D20" w:rsidRPr="007A682A">
          <w:rPr>
            <w:rStyle w:val="Hyperlink"/>
            <w:noProof/>
          </w:rPr>
          <w:t>Afschrijvingen</w:t>
        </w:r>
        <w:r w:rsidR="00450D20">
          <w:rPr>
            <w:noProof/>
            <w:webHidden/>
          </w:rPr>
          <w:tab/>
        </w:r>
        <w:r w:rsidR="0023114D">
          <w:rPr>
            <w:noProof/>
            <w:webHidden/>
          </w:rPr>
          <w:fldChar w:fldCharType="begin"/>
        </w:r>
        <w:r w:rsidR="00450D20">
          <w:rPr>
            <w:noProof/>
            <w:webHidden/>
          </w:rPr>
          <w:instrText xml:space="preserve"> PAGEREF _Toc225168137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38" w:history="1">
        <w:r w:rsidR="00450D20" w:rsidRPr="007A682A">
          <w:rPr>
            <w:rStyle w:val="Hyperlink"/>
            <w:noProof/>
          </w:rPr>
          <w:t>4.5.3</w:t>
        </w:r>
        <w:r w:rsidR="00450D20">
          <w:rPr>
            <w:rFonts w:eastAsiaTheme="minorEastAsia"/>
            <w:i w:val="0"/>
            <w:iCs w:val="0"/>
            <w:noProof/>
            <w:color w:val="auto"/>
            <w:sz w:val="22"/>
            <w:szCs w:val="22"/>
            <w:lang w:eastAsia="nl-BE"/>
          </w:rPr>
          <w:tab/>
        </w:r>
        <w:r w:rsidR="00450D20" w:rsidRPr="007A682A">
          <w:rPr>
            <w:rStyle w:val="Hyperlink"/>
            <w:noProof/>
          </w:rPr>
          <w:t>Onderhoud</w:t>
        </w:r>
        <w:r w:rsidR="00450D20">
          <w:rPr>
            <w:noProof/>
            <w:webHidden/>
          </w:rPr>
          <w:tab/>
        </w:r>
        <w:r w:rsidR="0023114D">
          <w:rPr>
            <w:noProof/>
            <w:webHidden/>
          </w:rPr>
          <w:fldChar w:fldCharType="begin"/>
        </w:r>
        <w:r w:rsidR="00450D20">
          <w:rPr>
            <w:noProof/>
            <w:webHidden/>
          </w:rPr>
          <w:instrText xml:space="preserve"> PAGEREF _Toc225168138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39" w:history="1">
        <w:r w:rsidR="00450D20" w:rsidRPr="007A682A">
          <w:rPr>
            <w:rStyle w:val="Hyperlink"/>
            <w:noProof/>
          </w:rPr>
          <w:t>4.5.4</w:t>
        </w:r>
        <w:r w:rsidR="00450D20">
          <w:rPr>
            <w:rFonts w:eastAsiaTheme="minorEastAsia"/>
            <w:i w:val="0"/>
            <w:iCs w:val="0"/>
            <w:noProof/>
            <w:color w:val="auto"/>
            <w:sz w:val="22"/>
            <w:szCs w:val="22"/>
            <w:lang w:eastAsia="nl-BE"/>
          </w:rPr>
          <w:tab/>
        </w:r>
        <w:r w:rsidR="00450D20" w:rsidRPr="007A682A">
          <w:rPr>
            <w:rStyle w:val="Hyperlink"/>
            <w:noProof/>
          </w:rPr>
          <w:t>Rapporten overige</w:t>
        </w:r>
        <w:r w:rsidR="00450D20">
          <w:rPr>
            <w:noProof/>
            <w:webHidden/>
          </w:rPr>
          <w:tab/>
        </w:r>
        <w:r w:rsidR="0023114D">
          <w:rPr>
            <w:noProof/>
            <w:webHidden/>
          </w:rPr>
          <w:fldChar w:fldCharType="begin"/>
        </w:r>
        <w:r w:rsidR="00450D20">
          <w:rPr>
            <w:noProof/>
            <w:webHidden/>
          </w:rPr>
          <w:instrText xml:space="preserve"> PAGEREF _Toc225168139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40" w:history="1">
        <w:r w:rsidR="00450D20" w:rsidRPr="007A682A">
          <w:rPr>
            <w:rStyle w:val="Hyperlink"/>
            <w:noProof/>
          </w:rPr>
          <w:t>4.6</w:t>
        </w:r>
        <w:r w:rsidR="00450D20">
          <w:rPr>
            <w:rFonts w:eastAsiaTheme="minorEastAsia"/>
            <w:smallCaps w:val="0"/>
            <w:noProof/>
            <w:sz w:val="22"/>
            <w:szCs w:val="22"/>
            <w:lang w:eastAsia="nl-BE"/>
          </w:rPr>
          <w:tab/>
        </w:r>
        <w:r w:rsidR="00450D20" w:rsidRPr="007A682A">
          <w:rPr>
            <w:rStyle w:val="Hyperlink"/>
            <w:noProof/>
          </w:rPr>
          <w:t>Mobile Module</w:t>
        </w:r>
        <w:r w:rsidR="00450D20">
          <w:rPr>
            <w:noProof/>
            <w:webHidden/>
          </w:rPr>
          <w:tab/>
        </w:r>
        <w:r w:rsidR="0023114D">
          <w:rPr>
            <w:noProof/>
            <w:webHidden/>
          </w:rPr>
          <w:fldChar w:fldCharType="begin"/>
        </w:r>
        <w:r w:rsidR="00450D20">
          <w:rPr>
            <w:noProof/>
            <w:webHidden/>
          </w:rPr>
          <w:instrText xml:space="preserve"> PAGEREF _Toc225168140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41" w:history="1">
        <w:r w:rsidR="00450D20" w:rsidRPr="007A682A">
          <w:rPr>
            <w:rStyle w:val="Hyperlink"/>
            <w:noProof/>
          </w:rPr>
          <w:t>4.6.1</w:t>
        </w:r>
        <w:r w:rsidR="00450D20">
          <w:rPr>
            <w:rFonts w:eastAsiaTheme="minorEastAsia"/>
            <w:i w:val="0"/>
            <w:iCs w:val="0"/>
            <w:noProof/>
            <w:color w:val="auto"/>
            <w:sz w:val="22"/>
            <w:szCs w:val="22"/>
            <w:lang w:eastAsia="nl-BE"/>
          </w:rPr>
          <w:tab/>
        </w:r>
        <w:r w:rsidR="00450D20" w:rsidRPr="007A682A">
          <w:rPr>
            <w:rStyle w:val="Hyperlink"/>
            <w:noProof/>
          </w:rPr>
          <w:t>Creatie nieuwe inventarisatie</w:t>
        </w:r>
        <w:r w:rsidR="00450D20">
          <w:rPr>
            <w:noProof/>
            <w:webHidden/>
          </w:rPr>
          <w:tab/>
        </w:r>
        <w:r w:rsidR="0023114D">
          <w:rPr>
            <w:noProof/>
            <w:webHidden/>
          </w:rPr>
          <w:fldChar w:fldCharType="begin"/>
        </w:r>
        <w:r w:rsidR="00450D20">
          <w:rPr>
            <w:noProof/>
            <w:webHidden/>
          </w:rPr>
          <w:instrText xml:space="preserve"> PAGEREF _Toc225168141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42" w:history="1">
        <w:r w:rsidR="00450D20" w:rsidRPr="007A682A">
          <w:rPr>
            <w:rStyle w:val="Hyperlink"/>
            <w:noProof/>
          </w:rPr>
          <w:t>4.6.2</w:t>
        </w:r>
        <w:r w:rsidR="00450D20">
          <w:rPr>
            <w:rFonts w:eastAsiaTheme="minorEastAsia"/>
            <w:i w:val="0"/>
            <w:iCs w:val="0"/>
            <w:noProof/>
            <w:color w:val="auto"/>
            <w:sz w:val="22"/>
            <w:szCs w:val="22"/>
            <w:lang w:eastAsia="nl-BE"/>
          </w:rPr>
          <w:tab/>
        </w:r>
        <w:r w:rsidR="00450D20" w:rsidRPr="007A682A">
          <w:rPr>
            <w:rStyle w:val="Hyperlink"/>
            <w:noProof/>
          </w:rPr>
          <w:t>Synchroniseren offline inventarisdata</w:t>
        </w:r>
        <w:r w:rsidR="00450D20">
          <w:rPr>
            <w:noProof/>
            <w:webHidden/>
          </w:rPr>
          <w:tab/>
        </w:r>
        <w:r w:rsidR="0023114D">
          <w:rPr>
            <w:noProof/>
            <w:webHidden/>
          </w:rPr>
          <w:fldChar w:fldCharType="begin"/>
        </w:r>
        <w:r w:rsidR="00450D20">
          <w:rPr>
            <w:noProof/>
            <w:webHidden/>
          </w:rPr>
          <w:instrText xml:space="preserve"> PAGEREF _Toc225168142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43" w:history="1">
        <w:r w:rsidR="00450D20" w:rsidRPr="007A682A">
          <w:rPr>
            <w:rStyle w:val="Hyperlink"/>
            <w:noProof/>
          </w:rPr>
          <w:t>4.6.3</w:t>
        </w:r>
        <w:r w:rsidR="00450D20">
          <w:rPr>
            <w:rFonts w:eastAsiaTheme="minorEastAsia"/>
            <w:i w:val="0"/>
            <w:iCs w:val="0"/>
            <w:noProof/>
            <w:color w:val="auto"/>
            <w:sz w:val="22"/>
            <w:szCs w:val="22"/>
            <w:lang w:eastAsia="nl-BE"/>
          </w:rPr>
          <w:tab/>
        </w:r>
        <w:r w:rsidR="00450D20" w:rsidRPr="007A682A">
          <w:rPr>
            <w:rStyle w:val="Hyperlink"/>
            <w:noProof/>
          </w:rPr>
          <w:t>Overzicht inventarisaties</w:t>
        </w:r>
        <w:r w:rsidR="00450D20">
          <w:rPr>
            <w:noProof/>
            <w:webHidden/>
          </w:rPr>
          <w:tab/>
        </w:r>
        <w:r w:rsidR="0023114D">
          <w:rPr>
            <w:noProof/>
            <w:webHidden/>
          </w:rPr>
          <w:fldChar w:fldCharType="begin"/>
        </w:r>
        <w:r w:rsidR="00450D20">
          <w:rPr>
            <w:noProof/>
            <w:webHidden/>
          </w:rPr>
          <w:instrText xml:space="preserve"> PAGEREF _Toc225168143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44" w:history="1">
        <w:r w:rsidR="00450D20" w:rsidRPr="007A682A">
          <w:rPr>
            <w:rStyle w:val="Hyperlink"/>
            <w:noProof/>
          </w:rPr>
          <w:t>4.7</w:t>
        </w:r>
        <w:r w:rsidR="00450D20">
          <w:rPr>
            <w:rFonts w:eastAsiaTheme="minorEastAsia"/>
            <w:smallCaps w:val="0"/>
            <w:noProof/>
            <w:sz w:val="22"/>
            <w:szCs w:val="22"/>
            <w:lang w:eastAsia="nl-BE"/>
          </w:rPr>
          <w:tab/>
        </w:r>
        <w:r w:rsidR="00450D20" w:rsidRPr="007A682A">
          <w:rPr>
            <w:rStyle w:val="Hyperlink"/>
            <w:noProof/>
          </w:rPr>
          <w:t>DocumentManagmenet</w:t>
        </w:r>
        <w:r w:rsidR="00450D20">
          <w:rPr>
            <w:noProof/>
            <w:webHidden/>
          </w:rPr>
          <w:tab/>
        </w:r>
        <w:r w:rsidR="0023114D">
          <w:rPr>
            <w:noProof/>
            <w:webHidden/>
          </w:rPr>
          <w:fldChar w:fldCharType="begin"/>
        </w:r>
        <w:r w:rsidR="00450D20">
          <w:rPr>
            <w:noProof/>
            <w:webHidden/>
          </w:rPr>
          <w:instrText xml:space="preserve"> PAGEREF _Toc225168144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45" w:history="1">
        <w:r w:rsidR="00450D20" w:rsidRPr="007A682A">
          <w:rPr>
            <w:rStyle w:val="Hyperlink"/>
            <w:noProof/>
          </w:rPr>
          <w:t>4.7.1</w:t>
        </w:r>
        <w:r w:rsidR="00450D20">
          <w:rPr>
            <w:rFonts w:eastAsiaTheme="minorEastAsia"/>
            <w:i w:val="0"/>
            <w:iCs w:val="0"/>
            <w:noProof/>
            <w:color w:val="auto"/>
            <w:sz w:val="22"/>
            <w:szCs w:val="22"/>
            <w:lang w:eastAsia="nl-BE"/>
          </w:rPr>
          <w:tab/>
        </w:r>
        <w:r w:rsidR="00450D20" w:rsidRPr="007A682A">
          <w:rPr>
            <w:rStyle w:val="Hyperlink"/>
            <w:noProof/>
          </w:rPr>
          <w:t>Import documenten</w:t>
        </w:r>
        <w:r w:rsidR="00450D20">
          <w:rPr>
            <w:noProof/>
            <w:webHidden/>
          </w:rPr>
          <w:tab/>
        </w:r>
        <w:r w:rsidR="0023114D">
          <w:rPr>
            <w:noProof/>
            <w:webHidden/>
          </w:rPr>
          <w:fldChar w:fldCharType="begin"/>
        </w:r>
        <w:r w:rsidR="00450D20">
          <w:rPr>
            <w:noProof/>
            <w:webHidden/>
          </w:rPr>
          <w:instrText xml:space="preserve"> PAGEREF _Toc225168145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46" w:history="1">
        <w:r w:rsidR="00450D20" w:rsidRPr="007A682A">
          <w:rPr>
            <w:rStyle w:val="Hyperlink"/>
            <w:noProof/>
          </w:rPr>
          <w:t>4.7.2</w:t>
        </w:r>
        <w:r w:rsidR="00450D20">
          <w:rPr>
            <w:rFonts w:eastAsiaTheme="minorEastAsia"/>
            <w:i w:val="0"/>
            <w:iCs w:val="0"/>
            <w:noProof/>
            <w:color w:val="auto"/>
            <w:sz w:val="22"/>
            <w:szCs w:val="22"/>
            <w:lang w:eastAsia="nl-BE"/>
          </w:rPr>
          <w:tab/>
        </w:r>
        <w:r w:rsidR="00450D20" w:rsidRPr="007A682A">
          <w:rPr>
            <w:rStyle w:val="Hyperlink"/>
            <w:noProof/>
          </w:rPr>
          <w:t>Onderhoud documenten</w:t>
        </w:r>
        <w:r w:rsidR="00450D20">
          <w:rPr>
            <w:noProof/>
            <w:webHidden/>
          </w:rPr>
          <w:tab/>
        </w:r>
        <w:r w:rsidR="0023114D">
          <w:rPr>
            <w:noProof/>
            <w:webHidden/>
          </w:rPr>
          <w:fldChar w:fldCharType="begin"/>
        </w:r>
        <w:r w:rsidR="00450D20">
          <w:rPr>
            <w:noProof/>
            <w:webHidden/>
          </w:rPr>
          <w:instrText xml:space="preserve"> PAGEREF _Toc225168146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47" w:history="1">
        <w:r w:rsidR="00450D20" w:rsidRPr="007A682A">
          <w:rPr>
            <w:rStyle w:val="Hyperlink"/>
            <w:noProof/>
          </w:rPr>
          <w:t>4.7.3</w:t>
        </w:r>
        <w:r w:rsidR="00450D20">
          <w:rPr>
            <w:rFonts w:eastAsiaTheme="minorEastAsia"/>
            <w:i w:val="0"/>
            <w:iCs w:val="0"/>
            <w:noProof/>
            <w:color w:val="auto"/>
            <w:sz w:val="22"/>
            <w:szCs w:val="22"/>
            <w:lang w:eastAsia="nl-BE"/>
          </w:rPr>
          <w:tab/>
        </w:r>
        <w:r w:rsidR="00450D20" w:rsidRPr="007A682A">
          <w:rPr>
            <w:rStyle w:val="Hyperlink"/>
            <w:noProof/>
          </w:rPr>
          <w:t>Indexatie documenten</w:t>
        </w:r>
        <w:r w:rsidR="00450D20">
          <w:rPr>
            <w:noProof/>
            <w:webHidden/>
          </w:rPr>
          <w:tab/>
        </w:r>
        <w:r w:rsidR="0023114D">
          <w:rPr>
            <w:noProof/>
            <w:webHidden/>
          </w:rPr>
          <w:fldChar w:fldCharType="begin"/>
        </w:r>
        <w:r w:rsidR="00450D20">
          <w:rPr>
            <w:noProof/>
            <w:webHidden/>
          </w:rPr>
          <w:instrText xml:space="preserve"> PAGEREF _Toc225168147 \h </w:instrText>
        </w:r>
        <w:r w:rsidR="0023114D">
          <w:rPr>
            <w:noProof/>
            <w:webHidden/>
          </w:rPr>
        </w:r>
        <w:r w:rsidR="0023114D">
          <w:rPr>
            <w:noProof/>
            <w:webHidden/>
          </w:rPr>
          <w:fldChar w:fldCharType="separate"/>
        </w:r>
        <w:r w:rsidR="00A25E90">
          <w:rPr>
            <w:noProof/>
            <w:webHidden/>
          </w:rPr>
          <w:t>35</w:t>
        </w:r>
        <w:r w:rsidR="0023114D">
          <w:rPr>
            <w:noProof/>
            <w:webHidden/>
          </w:rPr>
          <w:fldChar w:fldCharType="end"/>
        </w:r>
      </w:hyperlink>
    </w:p>
    <w:p w:rsidR="00450D20" w:rsidRDefault="00D05586">
      <w:pPr>
        <w:pStyle w:val="Inhopg1"/>
        <w:tabs>
          <w:tab w:val="right" w:leader="dot" w:pos="10309"/>
        </w:tabs>
        <w:rPr>
          <w:rFonts w:eastAsiaTheme="minorEastAsia"/>
          <w:b w:val="0"/>
          <w:bCs w:val="0"/>
          <w:caps w:val="0"/>
          <w:noProof/>
          <w:color w:val="auto"/>
          <w:sz w:val="22"/>
          <w:szCs w:val="22"/>
          <w:lang w:eastAsia="nl-BE"/>
        </w:rPr>
      </w:pPr>
      <w:hyperlink w:anchor="_Toc225168148" w:history="1">
        <w:r w:rsidR="00450D20" w:rsidRPr="007A682A">
          <w:rPr>
            <w:rStyle w:val="Hyperlink"/>
            <w:noProof/>
          </w:rPr>
          <w:t>5. Gebruikersinterface  (Beheer) – detail</w:t>
        </w:r>
        <w:r w:rsidR="00450D20">
          <w:rPr>
            <w:noProof/>
            <w:webHidden/>
          </w:rPr>
          <w:tab/>
        </w:r>
        <w:r w:rsidR="0023114D">
          <w:rPr>
            <w:noProof/>
            <w:webHidden/>
          </w:rPr>
          <w:fldChar w:fldCharType="begin"/>
        </w:r>
        <w:r w:rsidR="00450D20">
          <w:rPr>
            <w:noProof/>
            <w:webHidden/>
          </w:rPr>
          <w:instrText xml:space="preserve"> PAGEREF _Toc225168148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49" w:history="1">
        <w:r w:rsidR="00450D20" w:rsidRPr="007A682A">
          <w:rPr>
            <w:rStyle w:val="Hyperlink"/>
            <w:noProof/>
          </w:rPr>
          <w:t>5.1</w:t>
        </w:r>
        <w:r w:rsidR="00450D20">
          <w:rPr>
            <w:rFonts w:eastAsiaTheme="minorEastAsia"/>
            <w:smallCaps w:val="0"/>
            <w:noProof/>
            <w:sz w:val="22"/>
            <w:szCs w:val="22"/>
            <w:lang w:eastAsia="nl-BE"/>
          </w:rPr>
          <w:tab/>
        </w:r>
        <w:r w:rsidR="00450D20" w:rsidRPr="007A682A">
          <w:rPr>
            <w:rStyle w:val="Hyperlink"/>
            <w:noProof/>
          </w:rPr>
          <w:t>Mijn account</w:t>
        </w:r>
        <w:r w:rsidR="00450D20">
          <w:rPr>
            <w:noProof/>
            <w:webHidden/>
          </w:rPr>
          <w:tab/>
        </w:r>
        <w:r w:rsidR="0023114D">
          <w:rPr>
            <w:noProof/>
            <w:webHidden/>
          </w:rPr>
          <w:fldChar w:fldCharType="begin"/>
        </w:r>
        <w:r w:rsidR="00450D20">
          <w:rPr>
            <w:noProof/>
            <w:webHidden/>
          </w:rPr>
          <w:instrText xml:space="preserve"> PAGEREF _Toc225168149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50" w:history="1">
        <w:r w:rsidR="00450D20" w:rsidRPr="007A682A">
          <w:rPr>
            <w:rStyle w:val="Hyperlink"/>
            <w:noProof/>
          </w:rPr>
          <w:t>5.1.1</w:t>
        </w:r>
        <w:r w:rsidR="00450D20">
          <w:rPr>
            <w:rFonts w:eastAsiaTheme="minorEastAsia"/>
            <w:i w:val="0"/>
            <w:iCs w:val="0"/>
            <w:noProof/>
            <w:color w:val="auto"/>
            <w:sz w:val="22"/>
            <w:szCs w:val="22"/>
            <w:lang w:eastAsia="nl-BE"/>
          </w:rPr>
          <w:tab/>
        </w:r>
        <w:r w:rsidR="00450D20" w:rsidRPr="007A682A">
          <w:rPr>
            <w:rStyle w:val="Hyperlink"/>
            <w:noProof/>
          </w:rPr>
          <w:t>Wijzigen wachtwoord</w:t>
        </w:r>
        <w:r w:rsidR="00450D20">
          <w:rPr>
            <w:noProof/>
            <w:webHidden/>
          </w:rPr>
          <w:tab/>
        </w:r>
        <w:r w:rsidR="0023114D">
          <w:rPr>
            <w:noProof/>
            <w:webHidden/>
          </w:rPr>
          <w:fldChar w:fldCharType="begin"/>
        </w:r>
        <w:r w:rsidR="00450D20">
          <w:rPr>
            <w:noProof/>
            <w:webHidden/>
          </w:rPr>
          <w:instrText xml:space="preserve"> PAGEREF _Toc225168150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51" w:history="1">
        <w:r w:rsidR="00450D20" w:rsidRPr="007A682A">
          <w:rPr>
            <w:rStyle w:val="Hyperlink"/>
            <w:noProof/>
          </w:rPr>
          <w:t>5.1.2</w:t>
        </w:r>
        <w:r w:rsidR="00450D20">
          <w:rPr>
            <w:rFonts w:eastAsiaTheme="minorEastAsia"/>
            <w:i w:val="0"/>
            <w:iCs w:val="0"/>
            <w:noProof/>
            <w:color w:val="auto"/>
            <w:sz w:val="22"/>
            <w:szCs w:val="22"/>
            <w:lang w:eastAsia="nl-BE"/>
          </w:rPr>
          <w:tab/>
        </w:r>
        <w:r w:rsidR="00450D20" w:rsidRPr="007A682A">
          <w:rPr>
            <w:rStyle w:val="Hyperlink"/>
            <w:noProof/>
          </w:rPr>
          <w:t>Wijzigen persoonlijke gegevens</w:t>
        </w:r>
        <w:r w:rsidR="00450D20">
          <w:rPr>
            <w:noProof/>
            <w:webHidden/>
          </w:rPr>
          <w:tab/>
        </w:r>
        <w:r w:rsidR="0023114D">
          <w:rPr>
            <w:noProof/>
            <w:webHidden/>
          </w:rPr>
          <w:fldChar w:fldCharType="begin"/>
        </w:r>
        <w:r w:rsidR="00450D20">
          <w:rPr>
            <w:noProof/>
            <w:webHidden/>
          </w:rPr>
          <w:instrText xml:space="preserve"> PAGEREF _Toc225168151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52" w:history="1">
        <w:r w:rsidR="00450D20" w:rsidRPr="007A682A">
          <w:rPr>
            <w:rStyle w:val="Hyperlink"/>
            <w:noProof/>
          </w:rPr>
          <w:t>5.1.2.1</w:t>
        </w:r>
        <w:r w:rsidR="00450D20">
          <w:rPr>
            <w:rFonts w:eastAsiaTheme="minorEastAsia"/>
            <w:noProof/>
            <w:sz w:val="22"/>
            <w:szCs w:val="22"/>
            <w:lang w:eastAsia="nl-BE"/>
          </w:rPr>
          <w:tab/>
        </w:r>
        <w:r w:rsidR="00450D20" w:rsidRPr="007A682A">
          <w:rPr>
            <w:rStyle w:val="Hyperlink"/>
            <w:noProof/>
          </w:rPr>
          <w:t>Activatie/deactivatie helpschermen</w:t>
        </w:r>
        <w:r w:rsidR="00450D20">
          <w:rPr>
            <w:noProof/>
            <w:webHidden/>
          </w:rPr>
          <w:tab/>
        </w:r>
        <w:r w:rsidR="0023114D">
          <w:rPr>
            <w:noProof/>
            <w:webHidden/>
          </w:rPr>
          <w:fldChar w:fldCharType="begin"/>
        </w:r>
        <w:r w:rsidR="00450D20">
          <w:rPr>
            <w:noProof/>
            <w:webHidden/>
          </w:rPr>
          <w:instrText xml:space="preserve"> PAGEREF _Toc225168152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53" w:history="1">
        <w:r w:rsidR="00450D20" w:rsidRPr="007A682A">
          <w:rPr>
            <w:rStyle w:val="Hyperlink"/>
            <w:noProof/>
          </w:rPr>
          <w:t>5.1.2.2</w:t>
        </w:r>
        <w:r w:rsidR="00450D20">
          <w:rPr>
            <w:rFonts w:eastAsiaTheme="minorEastAsia"/>
            <w:noProof/>
            <w:sz w:val="22"/>
            <w:szCs w:val="22"/>
            <w:lang w:eastAsia="nl-BE"/>
          </w:rPr>
          <w:tab/>
        </w:r>
        <w:r w:rsidR="00450D20" w:rsidRPr="007A682A">
          <w:rPr>
            <w:rStyle w:val="Hyperlink"/>
            <w:noProof/>
          </w:rPr>
          <w:t>Voorkeur taxonomieën (hoger in resultatenlijst)</w:t>
        </w:r>
        <w:r w:rsidR="00450D20">
          <w:rPr>
            <w:noProof/>
            <w:webHidden/>
          </w:rPr>
          <w:tab/>
        </w:r>
        <w:r w:rsidR="0023114D">
          <w:rPr>
            <w:noProof/>
            <w:webHidden/>
          </w:rPr>
          <w:fldChar w:fldCharType="begin"/>
        </w:r>
        <w:r w:rsidR="00450D20">
          <w:rPr>
            <w:noProof/>
            <w:webHidden/>
          </w:rPr>
          <w:instrText xml:space="preserve"> PAGEREF _Toc225168153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54" w:history="1">
        <w:r w:rsidR="00450D20" w:rsidRPr="007A682A">
          <w:rPr>
            <w:rStyle w:val="Hyperlink"/>
            <w:noProof/>
          </w:rPr>
          <w:t>5.1.2.3</w:t>
        </w:r>
        <w:r w:rsidR="00450D20">
          <w:rPr>
            <w:rFonts w:eastAsiaTheme="minorEastAsia"/>
            <w:noProof/>
            <w:sz w:val="22"/>
            <w:szCs w:val="22"/>
            <w:lang w:eastAsia="nl-BE"/>
          </w:rPr>
          <w:tab/>
        </w:r>
        <w:r w:rsidR="00450D20" w:rsidRPr="007A682A">
          <w:rPr>
            <w:rStyle w:val="Hyperlink"/>
            <w:noProof/>
          </w:rPr>
          <w:t>Voorkeur assettypes (hoger in resultatenlijst)</w:t>
        </w:r>
        <w:r w:rsidR="00450D20">
          <w:rPr>
            <w:noProof/>
            <w:webHidden/>
          </w:rPr>
          <w:tab/>
        </w:r>
        <w:r w:rsidR="0023114D">
          <w:rPr>
            <w:noProof/>
            <w:webHidden/>
          </w:rPr>
          <w:fldChar w:fldCharType="begin"/>
        </w:r>
        <w:r w:rsidR="00450D20">
          <w:rPr>
            <w:noProof/>
            <w:webHidden/>
          </w:rPr>
          <w:instrText xml:space="preserve"> PAGEREF _Toc225168154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55" w:history="1">
        <w:r w:rsidR="00450D20" w:rsidRPr="007A682A">
          <w:rPr>
            <w:rStyle w:val="Hyperlink"/>
            <w:noProof/>
          </w:rPr>
          <w:t>5.2</w:t>
        </w:r>
        <w:r w:rsidR="00450D20">
          <w:rPr>
            <w:rFonts w:eastAsiaTheme="minorEastAsia"/>
            <w:smallCaps w:val="0"/>
            <w:noProof/>
            <w:sz w:val="22"/>
            <w:szCs w:val="22"/>
            <w:lang w:eastAsia="nl-BE"/>
          </w:rPr>
          <w:tab/>
        </w:r>
        <w:r w:rsidR="00450D20" w:rsidRPr="007A682A">
          <w:rPr>
            <w:rStyle w:val="Hyperlink"/>
            <w:noProof/>
          </w:rPr>
          <w:t>Configuratie asset (type)</w:t>
        </w:r>
        <w:r w:rsidR="00450D20">
          <w:rPr>
            <w:noProof/>
            <w:webHidden/>
          </w:rPr>
          <w:tab/>
        </w:r>
        <w:r w:rsidR="0023114D">
          <w:rPr>
            <w:noProof/>
            <w:webHidden/>
          </w:rPr>
          <w:fldChar w:fldCharType="begin"/>
        </w:r>
        <w:r w:rsidR="00450D20">
          <w:rPr>
            <w:noProof/>
            <w:webHidden/>
          </w:rPr>
          <w:instrText xml:space="preserve"> PAGEREF _Toc225168155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56" w:history="1">
        <w:r w:rsidR="00450D20" w:rsidRPr="007A682A">
          <w:rPr>
            <w:rStyle w:val="Hyperlink"/>
            <w:noProof/>
          </w:rPr>
          <w:t>5.2.1</w:t>
        </w:r>
        <w:r w:rsidR="00450D20">
          <w:rPr>
            <w:rFonts w:eastAsiaTheme="minorEastAsia"/>
            <w:i w:val="0"/>
            <w:iCs w:val="0"/>
            <w:noProof/>
            <w:color w:val="auto"/>
            <w:sz w:val="22"/>
            <w:szCs w:val="22"/>
            <w:lang w:eastAsia="nl-BE"/>
          </w:rPr>
          <w:tab/>
        </w:r>
        <w:r w:rsidR="00450D20" w:rsidRPr="007A682A">
          <w:rPr>
            <w:rStyle w:val="Hyperlink"/>
            <w:noProof/>
          </w:rPr>
          <w:t>Nieuw type asset (wizard)</w:t>
        </w:r>
        <w:r w:rsidR="00450D20">
          <w:rPr>
            <w:noProof/>
            <w:webHidden/>
          </w:rPr>
          <w:tab/>
        </w:r>
        <w:r w:rsidR="0023114D">
          <w:rPr>
            <w:noProof/>
            <w:webHidden/>
          </w:rPr>
          <w:fldChar w:fldCharType="begin"/>
        </w:r>
        <w:r w:rsidR="00450D20">
          <w:rPr>
            <w:noProof/>
            <w:webHidden/>
          </w:rPr>
          <w:instrText xml:space="preserve"> PAGEREF _Toc225168156 \h </w:instrText>
        </w:r>
        <w:r w:rsidR="0023114D">
          <w:rPr>
            <w:noProof/>
            <w:webHidden/>
          </w:rPr>
        </w:r>
        <w:r w:rsidR="0023114D">
          <w:rPr>
            <w:noProof/>
            <w:webHidden/>
          </w:rPr>
          <w:fldChar w:fldCharType="separate"/>
        </w:r>
        <w:r w:rsidR="00A25E90">
          <w:rPr>
            <w:noProof/>
            <w:webHidden/>
          </w:rPr>
          <w:t>36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57" w:history="1">
        <w:r w:rsidR="00450D20" w:rsidRPr="007A682A">
          <w:rPr>
            <w:rStyle w:val="Hyperlink"/>
            <w:noProof/>
          </w:rPr>
          <w:t>5.2.1.1</w:t>
        </w:r>
        <w:r w:rsidR="00450D20">
          <w:rPr>
            <w:rFonts w:eastAsiaTheme="minorEastAsia"/>
            <w:noProof/>
            <w:sz w:val="22"/>
            <w:szCs w:val="22"/>
            <w:lang w:eastAsia="nl-BE"/>
          </w:rPr>
          <w:tab/>
        </w:r>
        <w:r w:rsidR="00450D20" w:rsidRPr="007A682A">
          <w:rPr>
            <w:rStyle w:val="Hyperlink"/>
            <w:noProof/>
          </w:rPr>
          <w:t>Stap 1</w:t>
        </w:r>
        <w:r w:rsidR="00450D20">
          <w:rPr>
            <w:noProof/>
            <w:webHidden/>
          </w:rPr>
          <w:tab/>
        </w:r>
        <w:r w:rsidR="0023114D">
          <w:rPr>
            <w:noProof/>
            <w:webHidden/>
          </w:rPr>
          <w:fldChar w:fldCharType="begin"/>
        </w:r>
        <w:r w:rsidR="00450D20">
          <w:rPr>
            <w:noProof/>
            <w:webHidden/>
          </w:rPr>
          <w:instrText xml:space="preserve"> PAGEREF _Toc225168157 \h </w:instrText>
        </w:r>
        <w:r w:rsidR="0023114D">
          <w:rPr>
            <w:noProof/>
            <w:webHidden/>
          </w:rPr>
        </w:r>
        <w:r w:rsidR="0023114D">
          <w:rPr>
            <w:noProof/>
            <w:webHidden/>
          </w:rPr>
          <w:fldChar w:fldCharType="separate"/>
        </w:r>
        <w:r w:rsidR="00A25E90">
          <w:rPr>
            <w:noProof/>
            <w:webHidden/>
          </w:rPr>
          <w:t>37</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58" w:history="1">
        <w:r w:rsidR="00450D20" w:rsidRPr="007A682A">
          <w:rPr>
            <w:rStyle w:val="Hyperlink"/>
            <w:noProof/>
          </w:rPr>
          <w:t>5.2.1.2</w:t>
        </w:r>
        <w:r w:rsidR="00450D20">
          <w:rPr>
            <w:rFonts w:eastAsiaTheme="minorEastAsia"/>
            <w:noProof/>
            <w:sz w:val="22"/>
            <w:szCs w:val="22"/>
            <w:lang w:eastAsia="nl-BE"/>
          </w:rPr>
          <w:tab/>
        </w:r>
        <w:r w:rsidR="00450D20" w:rsidRPr="007A682A">
          <w:rPr>
            <w:rStyle w:val="Hyperlink"/>
            <w:noProof/>
          </w:rPr>
          <w:t>Stap 2</w:t>
        </w:r>
        <w:r w:rsidR="00450D20">
          <w:rPr>
            <w:noProof/>
            <w:webHidden/>
          </w:rPr>
          <w:tab/>
        </w:r>
        <w:r w:rsidR="0023114D">
          <w:rPr>
            <w:noProof/>
            <w:webHidden/>
          </w:rPr>
          <w:fldChar w:fldCharType="begin"/>
        </w:r>
        <w:r w:rsidR="00450D20">
          <w:rPr>
            <w:noProof/>
            <w:webHidden/>
          </w:rPr>
          <w:instrText xml:space="preserve"> PAGEREF _Toc225168158 \h </w:instrText>
        </w:r>
        <w:r w:rsidR="0023114D">
          <w:rPr>
            <w:noProof/>
            <w:webHidden/>
          </w:rPr>
        </w:r>
        <w:r w:rsidR="0023114D">
          <w:rPr>
            <w:noProof/>
            <w:webHidden/>
          </w:rPr>
          <w:fldChar w:fldCharType="separate"/>
        </w:r>
        <w:r w:rsidR="00A25E90">
          <w:rPr>
            <w:noProof/>
            <w:webHidden/>
          </w:rPr>
          <w:t>38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59" w:history="1">
        <w:r w:rsidR="00450D20" w:rsidRPr="007A682A">
          <w:rPr>
            <w:rStyle w:val="Hyperlink"/>
            <w:noProof/>
          </w:rPr>
          <w:t>5.2.1.3</w:t>
        </w:r>
        <w:r w:rsidR="00450D20">
          <w:rPr>
            <w:rFonts w:eastAsiaTheme="minorEastAsia"/>
            <w:noProof/>
            <w:sz w:val="22"/>
            <w:szCs w:val="22"/>
            <w:lang w:eastAsia="nl-BE"/>
          </w:rPr>
          <w:tab/>
        </w:r>
        <w:r w:rsidR="00450D20" w:rsidRPr="007A682A">
          <w:rPr>
            <w:rStyle w:val="Hyperlink"/>
            <w:noProof/>
          </w:rPr>
          <w:t>Stap 3</w:t>
        </w:r>
        <w:r w:rsidR="00450D20">
          <w:rPr>
            <w:noProof/>
            <w:webHidden/>
          </w:rPr>
          <w:tab/>
        </w:r>
        <w:r w:rsidR="0023114D">
          <w:rPr>
            <w:noProof/>
            <w:webHidden/>
          </w:rPr>
          <w:fldChar w:fldCharType="begin"/>
        </w:r>
        <w:r w:rsidR="00450D20">
          <w:rPr>
            <w:noProof/>
            <w:webHidden/>
          </w:rPr>
          <w:instrText xml:space="preserve"> PAGEREF _Toc225168159 \h </w:instrText>
        </w:r>
        <w:r w:rsidR="0023114D">
          <w:rPr>
            <w:noProof/>
            <w:webHidden/>
          </w:rPr>
        </w:r>
        <w:r w:rsidR="0023114D">
          <w:rPr>
            <w:noProof/>
            <w:webHidden/>
          </w:rPr>
          <w:fldChar w:fldCharType="separate"/>
        </w:r>
        <w:r w:rsidR="00A25E90">
          <w:rPr>
            <w:noProof/>
            <w:webHidden/>
          </w:rPr>
          <w:t>39</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0" w:history="1">
        <w:r w:rsidR="00450D20" w:rsidRPr="007A682A">
          <w:rPr>
            <w:rStyle w:val="Hyperlink"/>
            <w:noProof/>
          </w:rPr>
          <w:t>5.2.1.4</w:t>
        </w:r>
        <w:r w:rsidR="00450D20">
          <w:rPr>
            <w:rFonts w:eastAsiaTheme="minorEastAsia"/>
            <w:noProof/>
            <w:sz w:val="22"/>
            <w:szCs w:val="22"/>
            <w:lang w:eastAsia="nl-BE"/>
          </w:rPr>
          <w:tab/>
        </w:r>
        <w:r w:rsidR="00450D20" w:rsidRPr="007A682A">
          <w:rPr>
            <w:rStyle w:val="Hyperlink"/>
            <w:noProof/>
          </w:rPr>
          <w:t>Stap 4</w:t>
        </w:r>
        <w:r w:rsidR="00450D20">
          <w:rPr>
            <w:noProof/>
            <w:webHidden/>
          </w:rPr>
          <w:tab/>
        </w:r>
        <w:r w:rsidR="0023114D">
          <w:rPr>
            <w:noProof/>
            <w:webHidden/>
          </w:rPr>
          <w:fldChar w:fldCharType="begin"/>
        </w:r>
        <w:r w:rsidR="00450D20">
          <w:rPr>
            <w:noProof/>
            <w:webHidden/>
          </w:rPr>
          <w:instrText xml:space="preserve"> PAGEREF _Toc225168160 \h </w:instrText>
        </w:r>
        <w:r w:rsidR="0023114D">
          <w:rPr>
            <w:noProof/>
            <w:webHidden/>
          </w:rPr>
        </w:r>
        <w:r w:rsidR="0023114D">
          <w:rPr>
            <w:noProof/>
            <w:webHidden/>
          </w:rPr>
          <w:fldChar w:fldCharType="separate"/>
        </w:r>
        <w:r w:rsidR="00A25E90">
          <w:rPr>
            <w:noProof/>
            <w:webHidden/>
          </w:rPr>
          <w:t>40</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1" w:history="1">
        <w:r w:rsidR="00450D20" w:rsidRPr="007A682A">
          <w:rPr>
            <w:rStyle w:val="Hyperlink"/>
            <w:noProof/>
          </w:rPr>
          <w:t>5.2.1.5</w:t>
        </w:r>
        <w:r w:rsidR="00450D20">
          <w:rPr>
            <w:rFonts w:eastAsiaTheme="minorEastAsia"/>
            <w:noProof/>
            <w:sz w:val="22"/>
            <w:szCs w:val="22"/>
            <w:lang w:eastAsia="nl-BE"/>
          </w:rPr>
          <w:tab/>
        </w:r>
        <w:r w:rsidR="00450D20" w:rsidRPr="007A682A">
          <w:rPr>
            <w:rStyle w:val="Hyperlink"/>
            <w:noProof/>
          </w:rPr>
          <w:t>Stap 5</w:t>
        </w:r>
        <w:r w:rsidR="00450D20">
          <w:rPr>
            <w:noProof/>
            <w:webHidden/>
          </w:rPr>
          <w:tab/>
        </w:r>
        <w:r w:rsidR="0023114D">
          <w:rPr>
            <w:noProof/>
            <w:webHidden/>
          </w:rPr>
          <w:fldChar w:fldCharType="begin"/>
        </w:r>
        <w:r w:rsidR="00450D20">
          <w:rPr>
            <w:noProof/>
            <w:webHidden/>
          </w:rPr>
          <w:instrText xml:space="preserve"> PAGEREF _Toc225168161 \h </w:instrText>
        </w:r>
        <w:r w:rsidR="0023114D">
          <w:rPr>
            <w:noProof/>
            <w:webHidden/>
          </w:rPr>
        </w:r>
        <w:r w:rsidR="0023114D">
          <w:rPr>
            <w:noProof/>
            <w:webHidden/>
          </w:rPr>
          <w:fldChar w:fldCharType="separate"/>
        </w:r>
        <w:r w:rsidR="00A25E90">
          <w:rPr>
            <w:noProof/>
            <w:webHidden/>
          </w:rPr>
          <w:t>41</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2" w:history="1">
        <w:r w:rsidR="00450D20" w:rsidRPr="007A682A">
          <w:rPr>
            <w:rStyle w:val="Hyperlink"/>
            <w:noProof/>
          </w:rPr>
          <w:t>5.2.1.6</w:t>
        </w:r>
        <w:r w:rsidR="00450D20">
          <w:rPr>
            <w:rFonts w:eastAsiaTheme="minorEastAsia"/>
            <w:noProof/>
            <w:sz w:val="22"/>
            <w:szCs w:val="22"/>
            <w:lang w:eastAsia="nl-BE"/>
          </w:rPr>
          <w:tab/>
        </w:r>
        <w:r w:rsidR="00450D20" w:rsidRPr="007A682A">
          <w:rPr>
            <w:rStyle w:val="Hyperlink"/>
            <w:noProof/>
          </w:rPr>
          <w:t>Stap 6</w:t>
        </w:r>
        <w:r w:rsidR="00450D20">
          <w:rPr>
            <w:noProof/>
            <w:webHidden/>
          </w:rPr>
          <w:tab/>
        </w:r>
        <w:r w:rsidR="0023114D">
          <w:rPr>
            <w:noProof/>
            <w:webHidden/>
          </w:rPr>
          <w:fldChar w:fldCharType="begin"/>
        </w:r>
        <w:r w:rsidR="00450D20">
          <w:rPr>
            <w:noProof/>
            <w:webHidden/>
          </w:rPr>
          <w:instrText xml:space="preserve"> PAGEREF _Toc225168162 \h </w:instrText>
        </w:r>
        <w:r w:rsidR="0023114D">
          <w:rPr>
            <w:noProof/>
            <w:webHidden/>
          </w:rPr>
        </w:r>
        <w:r w:rsidR="0023114D">
          <w:rPr>
            <w:noProof/>
            <w:webHidden/>
          </w:rPr>
          <w:fldChar w:fldCharType="separate"/>
        </w:r>
        <w:r w:rsidR="00A25E90">
          <w:rPr>
            <w:noProof/>
            <w:webHidden/>
          </w:rPr>
          <w:t>42</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3" w:history="1">
        <w:r w:rsidR="00450D20" w:rsidRPr="007A682A">
          <w:rPr>
            <w:rStyle w:val="Hyperlink"/>
            <w:noProof/>
          </w:rPr>
          <w:t>5.2.1.7</w:t>
        </w:r>
        <w:r w:rsidR="00450D20">
          <w:rPr>
            <w:rFonts w:eastAsiaTheme="minorEastAsia"/>
            <w:noProof/>
            <w:sz w:val="22"/>
            <w:szCs w:val="22"/>
            <w:lang w:eastAsia="nl-BE"/>
          </w:rPr>
          <w:tab/>
        </w:r>
        <w:r w:rsidR="00450D20" w:rsidRPr="007A682A">
          <w:rPr>
            <w:rStyle w:val="Hyperlink"/>
            <w:noProof/>
          </w:rPr>
          <w:t>Stap 7</w:t>
        </w:r>
        <w:r w:rsidR="00450D20">
          <w:rPr>
            <w:noProof/>
            <w:webHidden/>
          </w:rPr>
          <w:tab/>
        </w:r>
        <w:r w:rsidR="0023114D">
          <w:rPr>
            <w:noProof/>
            <w:webHidden/>
          </w:rPr>
          <w:fldChar w:fldCharType="begin"/>
        </w:r>
        <w:r w:rsidR="00450D20">
          <w:rPr>
            <w:noProof/>
            <w:webHidden/>
          </w:rPr>
          <w:instrText xml:space="preserve"> PAGEREF _Toc225168163 \h </w:instrText>
        </w:r>
        <w:r w:rsidR="0023114D">
          <w:rPr>
            <w:noProof/>
            <w:webHidden/>
          </w:rPr>
        </w:r>
        <w:r w:rsidR="0023114D">
          <w:rPr>
            <w:noProof/>
            <w:webHidden/>
          </w:rPr>
          <w:fldChar w:fldCharType="separate"/>
        </w:r>
        <w:r w:rsidR="00A25E90">
          <w:rPr>
            <w:noProof/>
            <w:webHidden/>
          </w:rPr>
          <w:t>43</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4" w:history="1">
        <w:r w:rsidR="00450D20" w:rsidRPr="007A682A">
          <w:rPr>
            <w:rStyle w:val="Hyperlink"/>
            <w:noProof/>
          </w:rPr>
          <w:t>5.2.1.8</w:t>
        </w:r>
        <w:r w:rsidR="00450D20">
          <w:rPr>
            <w:rFonts w:eastAsiaTheme="minorEastAsia"/>
            <w:noProof/>
            <w:sz w:val="22"/>
            <w:szCs w:val="22"/>
            <w:lang w:eastAsia="nl-BE"/>
          </w:rPr>
          <w:tab/>
        </w:r>
        <w:r w:rsidR="00450D20" w:rsidRPr="007A682A">
          <w:rPr>
            <w:rStyle w:val="Hyperlink"/>
            <w:noProof/>
          </w:rPr>
          <w:t>Stap 8</w:t>
        </w:r>
        <w:r w:rsidR="00450D20">
          <w:rPr>
            <w:noProof/>
            <w:webHidden/>
          </w:rPr>
          <w:tab/>
        </w:r>
        <w:r w:rsidR="0023114D">
          <w:rPr>
            <w:noProof/>
            <w:webHidden/>
          </w:rPr>
          <w:fldChar w:fldCharType="begin"/>
        </w:r>
        <w:r w:rsidR="00450D20">
          <w:rPr>
            <w:noProof/>
            <w:webHidden/>
          </w:rPr>
          <w:instrText xml:space="preserve"> PAGEREF _Toc225168164 \h </w:instrText>
        </w:r>
        <w:r w:rsidR="0023114D">
          <w:rPr>
            <w:noProof/>
            <w:webHidden/>
          </w:rPr>
        </w:r>
        <w:r w:rsidR="0023114D">
          <w:rPr>
            <w:noProof/>
            <w:webHidden/>
          </w:rPr>
          <w:fldChar w:fldCharType="separate"/>
        </w:r>
        <w:r w:rsidR="00A25E90">
          <w:rPr>
            <w:noProof/>
            <w:webHidden/>
          </w:rPr>
          <w:t>44</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5" w:history="1">
        <w:r w:rsidR="00450D20" w:rsidRPr="007A682A">
          <w:rPr>
            <w:rStyle w:val="Hyperlink"/>
            <w:noProof/>
          </w:rPr>
          <w:t>5.2.1.9</w:t>
        </w:r>
        <w:r w:rsidR="00450D20">
          <w:rPr>
            <w:rFonts w:eastAsiaTheme="minorEastAsia"/>
            <w:noProof/>
            <w:sz w:val="22"/>
            <w:szCs w:val="22"/>
            <w:lang w:eastAsia="nl-BE"/>
          </w:rPr>
          <w:tab/>
        </w:r>
        <w:r w:rsidR="00450D20" w:rsidRPr="007A682A">
          <w:rPr>
            <w:rStyle w:val="Hyperlink"/>
            <w:noProof/>
          </w:rPr>
          <w:t>Stap 9</w:t>
        </w:r>
        <w:r w:rsidR="00450D20">
          <w:rPr>
            <w:noProof/>
            <w:webHidden/>
          </w:rPr>
          <w:tab/>
        </w:r>
        <w:r w:rsidR="0023114D">
          <w:rPr>
            <w:noProof/>
            <w:webHidden/>
          </w:rPr>
          <w:fldChar w:fldCharType="begin"/>
        </w:r>
        <w:r w:rsidR="00450D20">
          <w:rPr>
            <w:noProof/>
            <w:webHidden/>
          </w:rPr>
          <w:instrText xml:space="preserve"> PAGEREF _Toc225168165 \h </w:instrText>
        </w:r>
        <w:r w:rsidR="0023114D">
          <w:rPr>
            <w:noProof/>
            <w:webHidden/>
          </w:rPr>
        </w:r>
        <w:r w:rsidR="0023114D">
          <w:rPr>
            <w:noProof/>
            <w:webHidden/>
          </w:rPr>
          <w:fldChar w:fldCharType="separate"/>
        </w:r>
        <w:r w:rsidR="00A25E90">
          <w:rPr>
            <w:noProof/>
            <w:webHidden/>
          </w:rPr>
          <w:t>45</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66" w:history="1">
        <w:r w:rsidR="00450D20" w:rsidRPr="007A682A">
          <w:rPr>
            <w:rStyle w:val="Hyperlink"/>
            <w:noProof/>
          </w:rPr>
          <w:t>5.2.2</w:t>
        </w:r>
        <w:r w:rsidR="00450D20">
          <w:rPr>
            <w:rFonts w:eastAsiaTheme="minorEastAsia"/>
            <w:i w:val="0"/>
            <w:iCs w:val="0"/>
            <w:noProof/>
            <w:color w:val="auto"/>
            <w:sz w:val="22"/>
            <w:szCs w:val="22"/>
            <w:lang w:eastAsia="nl-BE"/>
          </w:rPr>
          <w:tab/>
        </w:r>
        <w:r w:rsidR="00450D20" w:rsidRPr="007A682A">
          <w:rPr>
            <w:rStyle w:val="Hyperlink"/>
            <w:noProof/>
          </w:rPr>
          <w:t>Aanpassen bestaand type (wizard)</w:t>
        </w:r>
        <w:r w:rsidR="00450D20">
          <w:rPr>
            <w:noProof/>
            <w:webHidden/>
          </w:rPr>
          <w:tab/>
        </w:r>
        <w:r w:rsidR="0023114D">
          <w:rPr>
            <w:noProof/>
            <w:webHidden/>
          </w:rPr>
          <w:fldChar w:fldCharType="begin"/>
        </w:r>
        <w:r w:rsidR="00450D20">
          <w:rPr>
            <w:noProof/>
            <w:webHidden/>
          </w:rPr>
          <w:instrText xml:space="preserve"> PAGEREF _Toc225168166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7" w:history="1">
        <w:r w:rsidR="00450D20" w:rsidRPr="007A682A">
          <w:rPr>
            <w:rStyle w:val="Hyperlink"/>
            <w:noProof/>
          </w:rPr>
          <w:t>5.2.2.1</w:t>
        </w:r>
        <w:r w:rsidR="00450D20">
          <w:rPr>
            <w:rFonts w:eastAsiaTheme="minorEastAsia"/>
            <w:noProof/>
            <w:sz w:val="22"/>
            <w:szCs w:val="22"/>
            <w:lang w:eastAsia="nl-BE"/>
          </w:rPr>
          <w:tab/>
        </w:r>
        <w:r w:rsidR="00450D20" w:rsidRPr="007A682A">
          <w:rPr>
            <w:rStyle w:val="Hyperlink"/>
            <w:noProof/>
          </w:rPr>
          <w:t>Aanpassen labels</w:t>
        </w:r>
        <w:r w:rsidR="00450D20">
          <w:rPr>
            <w:noProof/>
            <w:webHidden/>
          </w:rPr>
          <w:tab/>
        </w:r>
        <w:r w:rsidR="0023114D">
          <w:rPr>
            <w:noProof/>
            <w:webHidden/>
          </w:rPr>
          <w:fldChar w:fldCharType="begin"/>
        </w:r>
        <w:r w:rsidR="00450D20">
          <w:rPr>
            <w:noProof/>
            <w:webHidden/>
          </w:rPr>
          <w:instrText xml:space="preserve"> PAGEREF _Toc225168167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8" w:history="1">
        <w:r w:rsidR="00450D20" w:rsidRPr="007A682A">
          <w:rPr>
            <w:rStyle w:val="Hyperlink"/>
            <w:noProof/>
          </w:rPr>
          <w:t>5.2.2.2</w:t>
        </w:r>
        <w:r w:rsidR="00450D20">
          <w:rPr>
            <w:rFonts w:eastAsiaTheme="minorEastAsia"/>
            <w:noProof/>
            <w:sz w:val="22"/>
            <w:szCs w:val="22"/>
            <w:lang w:eastAsia="nl-BE"/>
          </w:rPr>
          <w:tab/>
        </w:r>
        <w:r w:rsidR="00450D20" w:rsidRPr="007A682A">
          <w:rPr>
            <w:rStyle w:val="Hyperlink"/>
            <w:noProof/>
          </w:rPr>
          <w:t>Aanpassen schermlay-out (lay-out, panels, attributen/lay-out)</w:t>
        </w:r>
        <w:r w:rsidR="00450D20">
          <w:rPr>
            <w:noProof/>
            <w:webHidden/>
          </w:rPr>
          <w:tab/>
        </w:r>
        <w:r w:rsidR="0023114D">
          <w:rPr>
            <w:noProof/>
            <w:webHidden/>
          </w:rPr>
          <w:fldChar w:fldCharType="begin"/>
        </w:r>
        <w:r w:rsidR="00450D20">
          <w:rPr>
            <w:noProof/>
            <w:webHidden/>
          </w:rPr>
          <w:instrText xml:space="preserve"> PAGEREF _Toc225168168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69" w:history="1">
        <w:r w:rsidR="00450D20" w:rsidRPr="007A682A">
          <w:rPr>
            <w:rStyle w:val="Hyperlink"/>
            <w:noProof/>
          </w:rPr>
          <w:t>5.2.2.3</w:t>
        </w:r>
        <w:r w:rsidR="00450D20">
          <w:rPr>
            <w:rFonts w:eastAsiaTheme="minorEastAsia"/>
            <w:noProof/>
            <w:sz w:val="22"/>
            <w:szCs w:val="22"/>
            <w:lang w:eastAsia="nl-BE"/>
          </w:rPr>
          <w:tab/>
        </w:r>
        <w:r w:rsidR="00450D20" w:rsidRPr="007A682A">
          <w:rPr>
            <w:rStyle w:val="Hyperlink"/>
            <w:noProof/>
          </w:rPr>
          <w:t>Aanpassen sleutelwoorden, indexes</w:t>
        </w:r>
        <w:r w:rsidR="00450D20">
          <w:rPr>
            <w:noProof/>
            <w:webHidden/>
          </w:rPr>
          <w:tab/>
        </w:r>
        <w:r w:rsidR="0023114D">
          <w:rPr>
            <w:noProof/>
            <w:webHidden/>
          </w:rPr>
          <w:fldChar w:fldCharType="begin"/>
        </w:r>
        <w:r w:rsidR="00450D20">
          <w:rPr>
            <w:noProof/>
            <w:webHidden/>
          </w:rPr>
          <w:instrText xml:space="preserve"> PAGEREF _Toc225168169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70" w:history="1">
        <w:r w:rsidR="00450D20" w:rsidRPr="007A682A">
          <w:rPr>
            <w:rStyle w:val="Hyperlink"/>
            <w:noProof/>
          </w:rPr>
          <w:t>5.2.2.4</w:t>
        </w:r>
        <w:r w:rsidR="00450D20">
          <w:rPr>
            <w:rFonts w:eastAsiaTheme="minorEastAsia"/>
            <w:noProof/>
            <w:sz w:val="22"/>
            <w:szCs w:val="22"/>
            <w:lang w:eastAsia="nl-BE"/>
          </w:rPr>
          <w:tab/>
        </w:r>
        <w:r w:rsidR="00450D20" w:rsidRPr="007A682A">
          <w:rPr>
            <w:rStyle w:val="Hyperlink"/>
            <w:noProof/>
          </w:rPr>
          <w:t>Aanpassen attributen (</w:t>
        </w:r>
        <w:r w:rsidR="00450D20" w:rsidRPr="007A682A">
          <w:rPr>
            <w:rStyle w:val="Hyperlink"/>
            <w:noProof/>
          </w:rPr>
          <w:sym w:font="Wingdings" w:char="F0E0"/>
        </w:r>
        <w:r w:rsidR="00450D20" w:rsidRPr="007A682A">
          <w:rPr>
            <w:rStyle w:val="Hyperlink"/>
            <w:noProof/>
          </w:rPr>
          <w:t xml:space="preserve"> nieuwe release)</w:t>
        </w:r>
        <w:r w:rsidR="00450D20">
          <w:rPr>
            <w:noProof/>
            <w:webHidden/>
          </w:rPr>
          <w:tab/>
        </w:r>
        <w:r w:rsidR="0023114D">
          <w:rPr>
            <w:noProof/>
            <w:webHidden/>
          </w:rPr>
          <w:fldChar w:fldCharType="begin"/>
        </w:r>
        <w:r w:rsidR="00450D20">
          <w:rPr>
            <w:noProof/>
            <w:webHidden/>
          </w:rPr>
          <w:instrText xml:space="preserve"> PAGEREF _Toc225168170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71" w:history="1">
        <w:r w:rsidR="00450D20" w:rsidRPr="007A682A">
          <w:rPr>
            <w:rStyle w:val="Hyperlink"/>
            <w:noProof/>
          </w:rPr>
          <w:t>5.2.3</w:t>
        </w:r>
        <w:r w:rsidR="00450D20">
          <w:rPr>
            <w:rFonts w:eastAsiaTheme="minorEastAsia"/>
            <w:i w:val="0"/>
            <w:iCs w:val="0"/>
            <w:noProof/>
            <w:color w:val="auto"/>
            <w:sz w:val="22"/>
            <w:szCs w:val="22"/>
            <w:lang w:eastAsia="nl-BE"/>
          </w:rPr>
          <w:tab/>
        </w:r>
        <w:r w:rsidR="00450D20" w:rsidRPr="007A682A">
          <w:rPr>
            <w:rStyle w:val="Hyperlink"/>
            <w:noProof/>
          </w:rPr>
          <w:t>Overzicht wijzigingen assettypes</w:t>
        </w:r>
        <w:r w:rsidR="00450D20">
          <w:rPr>
            <w:noProof/>
            <w:webHidden/>
          </w:rPr>
          <w:tab/>
        </w:r>
        <w:r w:rsidR="0023114D">
          <w:rPr>
            <w:noProof/>
            <w:webHidden/>
          </w:rPr>
          <w:fldChar w:fldCharType="begin"/>
        </w:r>
        <w:r w:rsidR="00450D20">
          <w:rPr>
            <w:noProof/>
            <w:webHidden/>
          </w:rPr>
          <w:instrText xml:space="preserve"> PAGEREF _Toc225168171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72" w:history="1">
        <w:r w:rsidR="00450D20" w:rsidRPr="007A682A">
          <w:rPr>
            <w:rStyle w:val="Hyperlink"/>
            <w:noProof/>
          </w:rPr>
          <w:t>5.2.4</w:t>
        </w:r>
        <w:r w:rsidR="00450D20">
          <w:rPr>
            <w:rFonts w:eastAsiaTheme="minorEastAsia"/>
            <w:i w:val="0"/>
            <w:iCs w:val="0"/>
            <w:noProof/>
            <w:color w:val="auto"/>
            <w:sz w:val="22"/>
            <w:szCs w:val="22"/>
            <w:lang w:eastAsia="nl-BE"/>
          </w:rPr>
          <w:tab/>
        </w:r>
        <w:r w:rsidR="00450D20" w:rsidRPr="007A682A">
          <w:rPr>
            <w:rStyle w:val="Hyperlink"/>
            <w:noProof/>
          </w:rPr>
          <w:t>Beheer lijsten</w:t>
        </w:r>
        <w:r w:rsidR="00450D20">
          <w:rPr>
            <w:noProof/>
            <w:webHidden/>
          </w:rPr>
          <w:tab/>
        </w:r>
        <w:r w:rsidR="0023114D">
          <w:rPr>
            <w:noProof/>
            <w:webHidden/>
          </w:rPr>
          <w:fldChar w:fldCharType="begin"/>
        </w:r>
        <w:r w:rsidR="00450D20">
          <w:rPr>
            <w:noProof/>
            <w:webHidden/>
          </w:rPr>
          <w:instrText xml:space="preserve"> PAGEREF _Toc225168172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73" w:history="1">
        <w:r w:rsidR="00450D20" w:rsidRPr="007A682A">
          <w:rPr>
            <w:rStyle w:val="Hyperlink"/>
            <w:noProof/>
          </w:rPr>
          <w:t>5.3</w:t>
        </w:r>
        <w:r w:rsidR="00450D20">
          <w:rPr>
            <w:rFonts w:eastAsiaTheme="minorEastAsia"/>
            <w:smallCaps w:val="0"/>
            <w:noProof/>
            <w:sz w:val="22"/>
            <w:szCs w:val="22"/>
            <w:lang w:eastAsia="nl-BE"/>
          </w:rPr>
          <w:tab/>
        </w:r>
        <w:r w:rsidR="00450D20" w:rsidRPr="007A682A">
          <w:rPr>
            <w:rStyle w:val="Hyperlink"/>
            <w:noProof/>
          </w:rPr>
          <w:t>Locatiemanagement</w:t>
        </w:r>
        <w:r w:rsidR="00450D20">
          <w:rPr>
            <w:noProof/>
            <w:webHidden/>
          </w:rPr>
          <w:tab/>
        </w:r>
        <w:r w:rsidR="0023114D">
          <w:rPr>
            <w:noProof/>
            <w:webHidden/>
          </w:rPr>
          <w:fldChar w:fldCharType="begin"/>
        </w:r>
        <w:r w:rsidR="00450D20">
          <w:rPr>
            <w:noProof/>
            <w:webHidden/>
          </w:rPr>
          <w:instrText xml:space="preserve"> PAGEREF _Toc225168173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74" w:history="1">
        <w:r w:rsidR="00450D20" w:rsidRPr="007A682A">
          <w:rPr>
            <w:rStyle w:val="Hyperlink"/>
            <w:noProof/>
          </w:rPr>
          <w:t>5.3.1</w:t>
        </w:r>
        <w:r w:rsidR="00450D20">
          <w:rPr>
            <w:rFonts w:eastAsiaTheme="minorEastAsia"/>
            <w:i w:val="0"/>
            <w:iCs w:val="0"/>
            <w:noProof/>
            <w:color w:val="auto"/>
            <w:sz w:val="22"/>
            <w:szCs w:val="22"/>
            <w:lang w:eastAsia="nl-BE"/>
          </w:rPr>
          <w:tab/>
        </w:r>
        <w:r w:rsidR="00450D20" w:rsidRPr="007A682A">
          <w:rPr>
            <w:rStyle w:val="Hyperlink"/>
            <w:noProof/>
          </w:rPr>
          <w:t>Overzicht gebouwen</w:t>
        </w:r>
        <w:r w:rsidR="00450D20">
          <w:rPr>
            <w:noProof/>
            <w:webHidden/>
          </w:rPr>
          <w:tab/>
        </w:r>
        <w:r w:rsidR="0023114D">
          <w:rPr>
            <w:noProof/>
            <w:webHidden/>
          </w:rPr>
          <w:fldChar w:fldCharType="begin"/>
        </w:r>
        <w:r w:rsidR="00450D20">
          <w:rPr>
            <w:noProof/>
            <w:webHidden/>
          </w:rPr>
          <w:instrText xml:space="preserve"> PAGEREF _Toc225168174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75" w:history="1">
        <w:r w:rsidR="00450D20" w:rsidRPr="007A682A">
          <w:rPr>
            <w:rStyle w:val="Hyperlink"/>
            <w:noProof/>
          </w:rPr>
          <w:t>5.3.2</w:t>
        </w:r>
        <w:r w:rsidR="00450D20">
          <w:rPr>
            <w:rFonts w:eastAsiaTheme="minorEastAsia"/>
            <w:i w:val="0"/>
            <w:iCs w:val="0"/>
            <w:noProof/>
            <w:color w:val="auto"/>
            <w:sz w:val="22"/>
            <w:szCs w:val="22"/>
            <w:lang w:eastAsia="nl-BE"/>
          </w:rPr>
          <w:tab/>
        </w:r>
        <w:r w:rsidR="00450D20" w:rsidRPr="007A682A">
          <w:rPr>
            <w:rStyle w:val="Hyperlink"/>
            <w:noProof/>
          </w:rPr>
          <w:t>Overzicht locaties/ruimtes per gebouw</w:t>
        </w:r>
        <w:r w:rsidR="00450D20">
          <w:rPr>
            <w:noProof/>
            <w:webHidden/>
          </w:rPr>
          <w:tab/>
        </w:r>
        <w:r w:rsidR="0023114D">
          <w:rPr>
            <w:noProof/>
            <w:webHidden/>
          </w:rPr>
          <w:fldChar w:fldCharType="begin"/>
        </w:r>
        <w:r w:rsidR="00450D20">
          <w:rPr>
            <w:noProof/>
            <w:webHidden/>
          </w:rPr>
          <w:instrText xml:space="preserve"> PAGEREF _Toc225168175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76" w:history="1">
        <w:r w:rsidR="00450D20" w:rsidRPr="007A682A">
          <w:rPr>
            <w:rStyle w:val="Hyperlink"/>
            <w:noProof/>
          </w:rPr>
          <w:t>5.3.3</w:t>
        </w:r>
        <w:r w:rsidR="00450D20">
          <w:rPr>
            <w:rFonts w:eastAsiaTheme="minorEastAsia"/>
            <w:i w:val="0"/>
            <w:iCs w:val="0"/>
            <w:noProof/>
            <w:color w:val="auto"/>
            <w:sz w:val="22"/>
            <w:szCs w:val="22"/>
            <w:lang w:eastAsia="nl-BE"/>
          </w:rPr>
          <w:tab/>
        </w:r>
        <w:r w:rsidR="00450D20" w:rsidRPr="007A682A">
          <w:rPr>
            <w:rStyle w:val="Hyperlink"/>
            <w:noProof/>
          </w:rPr>
          <w:t>Wijzigen gebouwen en locaties</w:t>
        </w:r>
        <w:r w:rsidR="00450D20">
          <w:rPr>
            <w:noProof/>
            <w:webHidden/>
          </w:rPr>
          <w:tab/>
        </w:r>
        <w:r w:rsidR="0023114D">
          <w:rPr>
            <w:noProof/>
            <w:webHidden/>
          </w:rPr>
          <w:fldChar w:fldCharType="begin"/>
        </w:r>
        <w:r w:rsidR="00450D20">
          <w:rPr>
            <w:noProof/>
            <w:webHidden/>
          </w:rPr>
          <w:instrText xml:space="preserve"> PAGEREF _Toc225168176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77" w:history="1">
        <w:r w:rsidR="00450D20" w:rsidRPr="007A682A">
          <w:rPr>
            <w:rStyle w:val="Hyperlink"/>
            <w:noProof/>
          </w:rPr>
          <w:t>5.3.4</w:t>
        </w:r>
        <w:r w:rsidR="00450D20">
          <w:rPr>
            <w:rFonts w:eastAsiaTheme="minorEastAsia"/>
            <w:i w:val="0"/>
            <w:iCs w:val="0"/>
            <w:noProof/>
            <w:color w:val="auto"/>
            <w:sz w:val="22"/>
            <w:szCs w:val="22"/>
            <w:lang w:eastAsia="nl-BE"/>
          </w:rPr>
          <w:tab/>
        </w:r>
        <w:r w:rsidR="00450D20" w:rsidRPr="007A682A">
          <w:rPr>
            <w:rStyle w:val="Hyperlink"/>
            <w:noProof/>
          </w:rPr>
          <w:t>Verhuismodule</w:t>
        </w:r>
        <w:r w:rsidR="00450D20">
          <w:rPr>
            <w:noProof/>
            <w:webHidden/>
          </w:rPr>
          <w:tab/>
        </w:r>
        <w:r w:rsidR="0023114D">
          <w:rPr>
            <w:noProof/>
            <w:webHidden/>
          </w:rPr>
          <w:fldChar w:fldCharType="begin"/>
        </w:r>
        <w:r w:rsidR="00450D20">
          <w:rPr>
            <w:noProof/>
            <w:webHidden/>
          </w:rPr>
          <w:instrText xml:space="preserve"> PAGEREF _Toc225168177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78" w:history="1">
        <w:r w:rsidR="00450D20" w:rsidRPr="007A682A">
          <w:rPr>
            <w:rStyle w:val="Hyperlink"/>
            <w:noProof/>
          </w:rPr>
          <w:t>5.3.4.1</w:t>
        </w:r>
        <w:r w:rsidR="00450D20">
          <w:rPr>
            <w:rFonts w:eastAsiaTheme="minorEastAsia"/>
            <w:noProof/>
            <w:sz w:val="22"/>
            <w:szCs w:val="22"/>
            <w:lang w:eastAsia="nl-BE"/>
          </w:rPr>
          <w:tab/>
        </w:r>
        <w:r w:rsidR="00450D20" w:rsidRPr="007A682A">
          <w:rPr>
            <w:rStyle w:val="Hyperlink"/>
            <w:noProof/>
          </w:rPr>
          <w:t>Creatie/onderhoud verhuizing</w:t>
        </w:r>
        <w:r w:rsidR="00450D20">
          <w:rPr>
            <w:noProof/>
            <w:webHidden/>
          </w:rPr>
          <w:tab/>
        </w:r>
        <w:r w:rsidR="0023114D">
          <w:rPr>
            <w:noProof/>
            <w:webHidden/>
          </w:rPr>
          <w:fldChar w:fldCharType="begin"/>
        </w:r>
        <w:r w:rsidR="00450D20">
          <w:rPr>
            <w:noProof/>
            <w:webHidden/>
          </w:rPr>
          <w:instrText xml:space="preserve"> PAGEREF _Toc225168178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79" w:history="1">
        <w:r w:rsidR="00450D20" w:rsidRPr="007A682A">
          <w:rPr>
            <w:rStyle w:val="Hyperlink"/>
            <w:noProof/>
          </w:rPr>
          <w:t>5.3.4.2</w:t>
        </w:r>
        <w:r w:rsidR="00450D20">
          <w:rPr>
            <w:rFonts w:eastAsiaTheme="minorEastAsia"/>
            <w:noProof/>
            <w:sz w:val="22"/>
            <w:szCs w:val="22"/>
            <w:lang w:eastAsia="nl-BE"/>
          </w:rPr>
          <w:tab/>
        </w:r>
        <w:r w:rsidR="00450D20" w:rsidRPr="007A682A">
          <w:rPr>
            <w:rStyle w:val="Hyperlink"/>
            <w:noProof/>
          </w:rPr>
          <w:t>Aanpassen locaties (NextLocation)</w:t>
        </w:r>
        <w:r w:rsidR="00450D20">
          <w:rPr>
            <w:noProof/>
            <w:webHidden/>
          </w:rPr>
          <w:tab/>
        </w:r>
        <w:r w:rsidR="0023114D">
          <w:rPr>
            <w:noProof/>
            <w:webHidden/>
          </w:rPr>
          <w:fldChar w:fldCharType="begin"/>
        </w:r>
        <w:r w:rsidR="00450D20">
          <w:rPr>
            <w:noProof/>
            <w:webHidden/>
          </w:rPr>
          <w:instrText xml:space="preserve"> PAGEREF _Toc225168179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80" w:history="1">
        <w:r w:rsidR="00450D20" w:rsidRPr="007A682A">
          <w:rPr>
            <w:rStyle w:val="Hyperlink"/>
            <w:noProof/>
          </w:rPr>
          <w:t>5.3.4.3</w:t>
        </w:r>
        <w:r w:rsidR="00450D20">
          <w:rPr>
            <w:rFonts w:eastAsiaTheme="minorEastAsia"/>
            <w:noProof/>
            <w:sz w:val="22"/>
            <w:szCs w:val="22"/>
            <w:lang w:eastAsia="nl-BE"/>
          </w:rPr>
          <w:tab/>
        </w:r>
        <w:r w:rsidR="00450D20" w:rsidRPr="007A682A">
          <w:rPr>
            <w:rStyle w:val="Hyperlink"/>
            <w:noProof/>
          </w:rPr>
          <w:t>Importeren mutatiebestanden locaties</w:t>
        </w:r>
        <w:r w:rsidR="00450D20">
          <w:rPr>
            <w:noProof/>
            <w:webHidden/>
          </w:rPr>
          <w:tab/>
        </w:r>
        <w:r w:rsidR="0023114D">
          <w:rPr>
            <w:noProof/>
            <w:webHidden/>
          </w:rPr>
          <w:fldChar w:fldCharType="begin"/>
        </w:r>
        <w:r w:rsidR="00450D20">
          <w:rPr>
            <w:noProof/>
            <w:webHidden/>
          </w:rPr>
          <w:instrText xml:space="preserve"> PAGEREF _Toc225168180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81" w:history="1">
        <w:r w:rsidR="00450D20" w:rsidRPr="007A682A">
          <w:rPr>
            <w:rStyle w:val="Hyperlink"/>
            <w:noProof/>
          </w:rPr>
          <w:t>5.3.4.4</w:t>
        </w:r>
        <w:r w:rsidR="00450D20">
          <w:rPr>
            <w:rFonts w:eastAsiaTheme="minorEastAsia"/>
            <w:noProof/>
            <w:sz w:val="22"/>
            <w:szCs w:val="22"/>
            <w:lang w:eastAsia="nl-BE"/>
          </w:rPr>
          <w:tab/>
        </w:r>
        <w:r w:rsidR="00450D20" w:rsidRPr="007A682A">
          <w:rPr>
            <w:rStyle w:val="Hyperlink"/>
            <w:noProof/>
          </w:rPr>
          <w:t>Rapporten</w:t>
        </w:r>
        <w:r w:rsidR="00450D20">
          <w:rPr>
            <w:noProof/>
            <w:webHidden/>
          </w:rPr>
          <w:tab/>
        </w:r>
        <w:r w:rsidR="0023114D">
          <w:rPr>
            <w:noProof/>
            <w:webHidden/>
          </w:rPr>
          <w:fldChar w:fldCharType="begin"/>
        </w:r>
        <w:r w:rsidR="00450D20">
          <w:rPr>
            <w:noProof/>
            <w:webHidden/>
          </w:rPr>
          <w:instrText xml:space="preserve"> PAGEREF _Toc225168181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82" w:history="1">
        <w:r w:rsidR="00450D20" w:rsidRPr="007A682A">
          <w:rPr>
            <w:rStyle w:val="Hyperlink"/>
            <w:noProof/>
          </w:rPr>
          <w:t>5.3.4.5</w:t>
        </w:r>
        <w:r w:rsidR="00450D20">
          <w:rPr>
            <w:rFonts w:eastAsiaTheme="minorEastAsia"/>
            <w:noProof/>
            <w:sz w:val="22"/>
            <w:szCs w:val="22"/>
            <w:lang w:eastAsia="nl-BE"/>
          </w:rPr>
          <w:tab/>
        </w:r>
        <w:r w:rsidR="00450D20" w:rsidRPr="007A682A">
          <w:rPr>
            <w:rStyle w:val="Hyperlink"/>
            <w:noProof/>
          </w:rPr>
          <w:t>Uitvoeren verhuizing (aanpassen gegevens)</w:t>
        </w:r>
        <w:r w:rsidR="00450D20">
          <w:rPr>
            <w:noProof/>
            <w:webHidden/>
          </w:rPr>
          <w:tab/>
        </w:r>
        <w:r w:rsidR="0023114D">
          <w:rPr>
            <w:noProof/>
            <w:webHidden/>
          </w:rPr>
          <w:fldChar w:fldCharType="begin"/>
        </w:r>
        <w:r w:rsidR="00450D20">
          <w:rPr>
            <w:noProof/>
            <w:webHidden/>
          </w:rPr>
          <w:instrText xml:space="preserve"> PAGEREF _Toc225168182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183" w:history="1">
        <w:r w:rsidR="00450D20" w:rsidRPr="007A682A">
          <w:rPr>
            <w:rStyle w:val="Hyperlink"/>
            <w:noProof/>
          </w:rPr>
          <w:t>5.3.4.6</w:t>
        </w:r>
        <w:r w:rsidR="00450D20">
          <w:rPr>
            <w:rFonts w:eastAsiaTheme="minorEastAsia"/>
            <w:noProof/>
            <w:sz w:val="22"/>
            <w:szCs w:val="22"/>
            <w:lang w:eastAsia="nl-BE"/>
          </w:rPr>
          <w:tab/>
        </w:r>
        <w:r w:rsidR="00450D20" w:rsidRPr="007A682A">
          <w:rPr>
            <w:rStyle w:val="Hyperlink"/>
            <w:noProof/>
          </w:rPr>
          <w:t>Overzicht verhuizingen (historie)</w:t>
        </w:r>
        <w:r w:rsidR="00450D20">
          <w:rPr>
            <w:noProof/>
            <w:webHidden/>
          </w:rPr>
          <w:tab/>
        </w:r>
        <w:r w:rsidR="0023114D">
          <w:rPr>
            <w:noProof/>
            <w:webHidden/>
          </w:rPr>
          <w:fldChar w:fldCharType="begin"/>
        </w:r>
        <w:r w:rsidR="00450D20">
          <w:rPr>
            <w:noProof/>
            <w:webHidden/>
          </w:rPr>
          <w:instrText xml:space="preserve"> PAGEREF _Toc225168183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84" w:history="1">
        <w:r w:rsidR="00450D20" w:rsidRPr="007A682A">
          <w:rPr>
            <w:rStyle w:val="Hyperlink"/>
            <w:noProof/>
          </w:rPr>
          <w:t>5.4</w:t>
        </w:r>
        <w:r w:rsidR="00450D20">
          <w:rPr>
            <w:rFonts w:eastAsiaTheme="minorEastAsia"/>
            <w:smallCaps w:val="0"/>
            <w:noProof/>
            <w:sz w:val="22"/>
            <w:szCs w:val="22"/>
            <w:lang w:eastAsia="nl-BE"/>
          </w:rPr>
          <w:tab/>
        </w:r>
        <w:r w:rsidR="00450D20" w:rsidRPr="007A682A">
          <w:rPr>
            <w:rStyle w:val="Hyperlink"/>
            <w:noProof/>
          </w:rPr>
          <w:t>Configuratie Taxonomieën</w:t>
        </w:r>
        <w:r w:rsidR="00450D20">
          <w:rPr>
            <w:noProof/>
            <w:webHidden/>
          </w:rPr>
          <w:tab/>
        </w:r>
        <w:r w:rsidR="0023114D">
          <w:rPr>
            <w:noProof/>
            <w:webHidden/>
          </w:rPr>
          <w:fldChar w:fldCharType="begin"/>
        </w:r>
        <w:r w:rsidR="00450D20">
          <w:rPr>
            <w:noProof/>
            <w:webHidden/>
          </w:rPr>
          <w:instrText xml:space="preserve"> PAGEREF _Toc225168184 \h </w:instrText>
        </w:r>
        <w:r w:rsidR="0023114D">
          <w:rPr>
            <w:noProof/>
            <w:webHidden/>
          </w:rPr>
        </w:r>
        <w:r w:rsidR="0023114D">
          <w:rPr>
            <w:noProof/>
            <w:webHidden/>
          </w:rPr>
          <w:fldChar w:fldCharType="separate"/>
        </w:r>
        <w:r w:rsidR="00A25E90">
          <w:rPr>
            <w:noProof/>
            <w:webHidden/>
          </w:rPr>
          <w:t>46</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85" w:history="1">
        <w:r w:rsidR="00450D20" w:rsidRPr="007A682A">
          <w:rPr>
            <w:rStyle w:val="Hyperlink"/>
            <w:noProof/>
          </w:rPr>
          <w:t>5.4.1</w:t>
        </w:r>
        <w:r w:rsidR="00450D20">
          <w:rPr>
            <w:rFonts w:eastAsiaTheme="minorEastAsia"/>
            <w:i w:val="0"/>
            <w:iCs w:val="0"/>
            <w:noProof/>
            <w:color w:val="auto"/>
            <w:sz w:val="22"/>
            <w:szCs w:val="22"/>
            <w:lang w:eastAsia="nl-BE"/>
          </w:rPr>
          <w:tab/>
        </w:r>
        <w:r w:rsidR="00450D20" w:rsidRPr="007A682A">
          <w:rPr>
            <w:rStyle w:val="Hyperlink"/>
            <w:noProof/>
          </w:rPr>
          <w:t>Creatie/onderhoud taxonomieën</w:t>
        </w:r>
        <w:r w:rsidR="00450D20">
          <w:rPr>
            <w:noProof/>
            <w:webHidden/>
          </w:rPr>
          <w:tab/>
        </w:r>
        <w:r w:rsidR="0023114D">
          <w:rPr>
            <w:noProof/>
            <w:webHidden/>
          </w:rPr>
          <w:fldChar w:fldCharType="begin"/>
        </w:r>
        <w:r w:rsidR="00450D20">
          <w:rPr>
            <w:noProof/>
            <w:webHidden/>
          </w:rPr>
          <w:instrText xml:space="preserve"> PAGEREF _Toc225168185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86" w:history="1">
        <w:r w:rsidR="00450D20" w:rsidRPr="007A682A">
          <w:rPr>
            <w:rStyle w:val="Hyperlink"/>
            <w:noProof/>
          </w:rPr>
          <w:t>5.4.2</w:t>
        </w:r>
        <w:r w:rsidR="00450D20">
          <w:rPr>
            <w:rFonts w:eastAsiaTheme="minorEastAsia"/>
            <w:i w:val="0"/>
            <w:iCs w:val="0"/>
            <w:noProof/>
            <w:color w:val="auto"/>
            <w:sz w:val="22"/>
            <w:szCs w:val="22"/>
            <w:lang w:eastAsia="nl-BE"/>
          </w:rPr>
          <w:tab/>
        </w:r>
        <w:r w:rsidR="00450D20" w:rsidRPr="007A682A">
          <w:rPr>
            <w:rStyle w:val="Hyperlink"/>
            <w:noProof/>
          </w:rPr>
          <w:t>Creatie/onderhoud categorie</w:t>
        </w:r>
        <w:r w:rsidR="00450D20">
          <w:rPr>
            <w:noProof/>
            <w:webHidden/>
          </w:rPr>
          <w:tab/>
        </w:r>
        <w:r w:rsidR="0023114D">
          <w:rPr>
            <w:noProof/>
            <w:webHidden/>
          </w:rPr>
          <w:fldChar w:fldCharType="begin"/>
        </w:r>
        <w:r w:rsidR="00450D20">
          <w:rPr>
            <w:noProof/>
            <w:webHidden/>
          </w:rPr>
          <w:instrText xml:space="preserve"> PAGEREF _Toc225168186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87" w:history="1">
        <w:r w:rsidR="00450D20" w:rsidRPr="007A682A">
          <w:rPr>
            <w:rStyle w:val="Hyperlink"/>
            <w:noProof/>
          </w:rPr>
          <w:t>5.4.3</w:t>
        </w:r>
        <w:r w:rsidR="00450D20">
          <w:rPr>
            <w:rFonts w:eastAsiaTheme="minorEastAsia"/>
            <w:i w:val="0"/>
            <w:iCs w:val="0"/>
            <w:noProof/>
            <w:color w:val="auto"/>
            <w:sz w:val="22"/>
            <w:szCs w:val="22"/>
            <w:lang w:eastAsia="nl-BE"/>
          </w:rPr>
          <w:tab/>
        </w:r>
        <w:r w:rsidR="00450D20" w:rsidRPr="007A682A">
          <w:rPr>
            <w:rStyle w:val="Hyperlink"/>
            <w:noProof/>
          </w:rPr>
          <w:t>Toepassen nieuwe taxonomieën &amp; categorieën</w:t>
        </w:r>
        <w:r w:rsidR="00450D20">
          <w:rPr>
            <w:noProof/>
            <w:webHidden/>
          </w:rPr>
          <w:tab/>
        </w:r>
        <w:r w:rsidR="0023114D">
          <w:rPr>
            <w:noProof/>
            <w:webHidden/>
          </w:rPr>
          <w:fldChar w:fldCharType="begin"/>
        </w:r>
        <w:r w:rsidR="00450D20">
          <w:rPr>
            <w:noProof/>
            <w:webHidden/>
          </w:rPr>
          <w:instrText xml:space="preserve"> PAGEREF _Toc225168187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88" w:history="1">
        <w:r w:rsidR="00450D20" w:rsidRPr="007A682A">
          <w:rPr>
            <w:rStyle w:val="Hyperlink"/>
            <w:noProof/>
          </w:rPr>
          <w:t>5.4.4</w:t>
        </w:r>
        <w:r w:rsidR="00450D20">
          <w:rPr>
            <w:rFonts w:eastAsiaTheme="minorEastAsia"/>
            <w:i w:val="0"/>
            <w:iCs w:val="0"/>
            <w:noProof/>
            <w:color w:val="auto"/>
            <w:sz w:val="22"/>
            <w:szCs w:val="22"/>
            <w:lang w:eastAsia="nl-BE"/>
          </w:rPr>
          <w:tab/>
        </w:r>
        <w:r w:rsidR="00450D20" w:rsidRPr="007A682A">
          <w:rPr>
            <w:rStyle w:val="Hyperlink"/>
            <w:noProof/>
          </w:rPr>
          <w:t>Overzicht wijzigingen</w:t>
        </w:r>
        <w:r w:rsidR="00450D20">
          <w:rPr>
            <w:noProof/>
            <w:webHidden/>
          </w:rPr>
          <w:tab/>
        </w:r>
        <w:r w:rsidR="0023114D">
          <w:rPr>
            <w:noProof/>
            <w:webHidden/>
          </w:rPr>
          <w:fldChar w:fldCharType="begin"/>
        </w:r>
        <w:r w:rsidR="00450D20">
          <w:rPr>
            <w:noProof/>
            <w:webHidden/>
          </w:rPr>
          <w:instrText xml:space="preserve"> PAGEREF _Toc225168188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89" w:history="1">
        <w:r w:rsidR="00450D20" w:rsidRPr="007A682A">
          <w:rPr>
            <w:rStyle w:val="Hyperlink"/>
            <w:noProof/>
          </w:rPr>
          <w:t>5.4.5</w:t>
        </w:r>
        <w:r w:rsidR="00450D20">
          <w:rPr>
            <w:rFonts w:eastAsiaTheme="minorEastAsia"/>
            <w:i w:val="0"/>
            <w:iCs w:val="0"/>
            <w:noProof/>
            <w:color w:val="auto"/>
            <w:sz w:val="22"/>
            <w:szCs w:val="22"/>
            <w:lang w:eastAsia="nl-BE"/>
          </w:rPr>
          <w:tab/>
        </w:r>
        <w:r w:rsidR="00450D20" w:rsidRPr="007A682A">
          <w:rPr>
            <w:rStyle w:val="Hyperlink"/>
            <w:noProof/>
          </w:rPr>
          <w:t>Schedule productie taxonomieën</w:t>
        </w:r>
        <w:r w:rsidR="00450D20">
          <w:rPr>
            <w:noProof/>
            <w:webHidden/>
          </w:rPr>
          <w:tab/>
        </w:r>
        <w:r w:rsidR="0023114D">
          <w:rPr>
            <w:noProof/>
            <w:webHidden/>
          </w:rPr>
          <w:fldChar w:fldCharType="begin"/>
        </w:r>
        <w:r w:rsidR="00450D20">
          <w:rPr>
            <w:noProof/>
            <w:webHidden/>
          </w:rPr>
          <w:instrText xml:space="preserve"> PAGEREF _Toc225168189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90" w:history="1">
        <w:r w:rsidR="00450D20" w:rsidRPr="007A682A">
          <w:rPr>
            <w:rStyle w:val="Hyperlink"/>
            <w:noProof/>
          </w:rPr>
          <w:t>5.5</w:t>
        </w:r>
        <w:r w:rsidR="00450D20">
          <w:rPr>
            <w:rFonts w:eastAsiaTheme="minorEastAsia"/>
            <w:smallCaps w:val="0"/>
            <w:noProof/>
            <w:sz w:val="22"/>
            <w:szCs w:val="22"/>
            <w:lang w:eastAsia="nl-BE"/>
          </w:rPr>
          <w:tab/>
        </w:r>
        <w:r w:rsidR="00450D20" w:rsidRPr="007A682A">
          <w:rPr>
            <w:rStyle w:val="Hyperlink"/>
            <w:noProof/>
          </w:rPr>
          <w:t>Beheer gebruikers en gebruikersgroepen</w:t>
        </w:r>
        <w:r w:rsidR="00450D20">
          <w:rPr>
            <w:noProof/>
            <w:webHidden/>
          </w:rPr>
          <w:tab/>
        </w:r>
        <w:r w:rsidR="0023114D">
          <w:rPr>
            <w:noProof/>
            <w:webHidden/>
          </w:rPr>
          <w:fldChar w:fldCharType="begin"/>
        </w:r>
        <w:r w:rsidR="00450D20">
          <w:rPr>
            <w:noProof/>
            <w:webHidden/>
          </w:rPr>
          <w:instrText xml:space="preserve"> PAGEREF _Toc225168190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91" w:history="1">
        <w:r w:rsidR="00450D20" w:rsidRPr="007A682A">
          <w:rPr>
            <w:rStyle w:val="Hyperlink"/>
            <w:noProof/>
          </w:rPr>
          <w:t>5.5.1</w:t>
        </w:r>
        <w:r w:rsidR="00450D20">
          <w:rPr>
            <w:rFonts w:eastAsiaTheme="minorEastAsia"/>
            <w:i w:val="0"/>
            <w:iCs w:val="0"/>
            <w:noProof/>
            <w:color w:val="auto"/>
            <w:sz w:val="22"/>
            <w:szCs w:val="22"/>
            <w:lang w:eastAsia="nl-BE"/>
          </w:rPr>
          <w:tab/>
        </w:r>
        <w:r w:rsidR="00450D20" w:rsidRPr="007A682A">
          <w:rPr>
            <w:rStyle w:val="Hyperlink"/>
            <w:noProof/>
          </w:rPr>
          <w:t>Beheer gebruikers</w:t>
        </w:r>
        <w:r w:rsidR="00450D20">
          <w:rPr>
            <w:noProof/>
            <w:webHidden/>
          </w:rPr>
          <w:tab/>
        </w:r>
        <w:r w:rsidR="0023114D">
          <w:rPr>
            <w:noProof/>
            <w:webHidden/>
          </w:rPr>
          <w:fldChar w:fldCharType="begin"/>
        </w:r>
        <w:r w:rsidR="00450D20">
          <w:rPr>
            <w:noProof/>
            <w:webHidden/>
          </w:rPr>
          <w:instrText xml:space="preserve"> PAGEREF _Toc225168191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92" w:history="1">
        <w:r w:rsidR="00450D20" w:rsidRPr="007A682A">
          <w:rPr>
            <w:rStyle w:val="Hyperlink"/>
            <w:noProof/>
          </w:rPr>
          <w:t>5.5.2</w:t>
        </w:r>
        <w:r w:rsidR="00450D20">
          <w:rPr>
            <w:rFonts w:eastAsiaTheme="minorEastAsia"/>
            <w:i w:val="0"/>
            <w:iCs w:val="0"/>
            <w:noProof/>
            <w:color w:val="auto"/>
            <w:sz w:val="22"/>
            <w:szCs w:val="22"/>
            <w:lang w:eastAsia="nl-BE"/>
          </w:rPr>
          <w:tab/>
        </w:r>
        <w:r w:rsidR="00450D20" w:rsidRPr="007A682A">
          <w:rPr>
            <w:rStyle w:val="Hyperlink"/>
            <w:noProof/>
          </w:rPr>
          <w:t>Beheer gebruikersgroepen</w:t>
        </w:r>
        <w:r w:rsidR="00450D20">
          <w:rPr>
            <w:noProof/>
            <w:webHidden/>
          </w:rPr>
          <w:tab/>
        </w:r>
        <w:r w:rsidR="0023114D">
          <w:rPr>
            <w:noProof/>
            <w:webHidden/>
          </w:rPr>
          <w:fldChar w:fldCharType="begin"/>
        </w:r>
        <w:r w:rsidR="00450D20">
          <w:rPr>
            <w:noProof/>
            <w:webHidden/>
          </w:rPr>
          <w:instrText xml:space="preserve"> PAGEREF _Toc225168192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93" w:history="1">
        <w:r w:rsidR="00450D20" w:rsidRPr="007A682A">
          <w:rPr>
            <w:rStyle w:val="Hyperlink"/>
            <w:noProof/>
          </w:rPr>
          <w:t>5.5.3</w:t>
        </w:r>
        <w:r w:rsidR="00450D20">
          <w:rPr>
            <w:rFonts w:eastAsiaTheme="minorEastAsia"/>
            <w:i w:val="0"/>
            <w:iCs w:val="0"/>
            <w:noProof/>
            <w:color w:val="auto"/>
            <w:sz w:val="22"/>
            <w:szCs w:val="22"/>
            <w:lang w:eastAsia="nl-BE"/>
          </w:rPr>
          <w:tab/>
        </w:r>
        <w:r w:rsidR="00450D20" w:rsidRPr="007A682A">
          <w:rPr>
            <w:rStyle w:val="Hyperlink"/>
            <w:noProof/>
          </w:rPr>
          <w:t>Rechtenmanagement (toewijzen rechten aan gebruikers en/of –groepen)</w:t>
        </w:r>
        <w:r w:rsidR="00450D20">
          <w:rPr>
            <w:noProof/>
            <w:webHidden/>
          </w:rPr>
          <w:tab/>
        </w:r>
        <w:r w:rsidR="0023114D">
          <w:rPr>
            <w:noProof/>
            <w:webHidden/>
          </w:rPr>
          <w:fldChar w:fldCharType="begin"/>
        </w:r>
        <w:r w:rsidR="00450D20">
          <w:rPr>
            <w:noProof/>
            <w:webHidden/>
          </w:rPr>
          <w:instrText xml:space="preserve"> PAGEREF _Toc225168193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94" w:history="1">
        <w:r w:rsidR="00450D20" w:rsidRPr="007A682A">
          <w:rPr>
            <w:rStyle w:val="Hyperlink"/>
            <w:noProof/>
          </w:rPr>
          <w:t>5.5.4</w:t>
        </w:r>
        <w:r w:rsidR="00450D20">
          <w:rPr>
            <w:rFonts w:eastAsiaTheme="minorEastAsia"/>
            <w:i w:val="0"/>
            <w:iCs w:val="0"/>
            <w:noProof/>
            <w:color w:val="auto"/>
            <w:sz w:val="22"/>
            <w:szCs w:val="22"/>
            <w:lang w:eastAsia="nl-BE"/>
          </w:rPr>
          <w:tab/>
        </w:r>
        <w:r w:rsidR="00450D20" w:rsidRPr="007A682A">
          <w:rPr>
            <w:rStyle w:val="Hyperlink"/>
            <w:noProof/>
          </w:rPr>
          <w:t>Overzicht rechten</w:t>
        </w:r>
        <w:r w:rsidR="00450D20">
          <w:rPr>
            <w:noProof/>
            <w:webHidden/>
          </w:rPr>
          <w:tab/>
        </w:r>
        <w:r w:rsidR="0023114D">
          <w:rPr>
            <w:noProof/>
            <w:webHidden/>
          </w:rPr>
          <w:fldChar w:fldCharType="begin"/>
        </w:r>
        <w:r w:rsidR="00450D20">
          <w:rPr>
            <w:noProof/>
            <w:webHidden/>
          </w:rPr>
          <w:instrText xml:space="preserve"> PAGEREF _Toc225168194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195" w:history="1">
        <w:r w:rsidR="00450D20" w:rsidRPr="007A682A">
          <w:rPr>
            <w:rStyle w:val="Hyperlink"/>
            <w:noProof/>
          </w:rPr>
          <w:t>5.6</w:t>
        </w:r>
        <w:r w:rsidR="00450D20">
          <w:rPr>
            <w:rFonts w:eastAsiaTheme="minorEastAsia"/>
            <w:smallCaps w:val="0"/>
            <w:noProof/>
            <w:sz w:val="22"/>
            <w:szCs w:val="22"/>
            <w:lang w:eastAsia="nl-BE"/>
          </w:rPr>
          <w:tab/>
        </w:r>
        <w:r w:rsidR="00450D20" w:rsidRPr="007A682A">
          <w:rPr>
            <w:rStyle w:val="Hyperlink"/>
            <w:noProof/>
          </w:rPr>
          <w:t>Basisgegevens</w:t>
        </w:r>
        <w:r w:rsidR="00450D20">
          <w:rPr>
            <w:noProof/>
            <w:webHidden/>
          </w:rPr>
          <w:tab/>
        </w:r>
        <w:r w:rsidR="0023114D">
          <w:rPr>
            <w:noProof/>
            <w:webHidden/>
          </w:rPr>
          <w:fldChar w:fldCharType="begin"/>
        </w:r>
        <w:r w:rsidR="00450D20">
          <w:rPr>
            <w:noProof/>
            <w:webHidden/>
          </w:rPr>
          <w:instrText xml:space="preserve"> PAGEREF _Toc225168195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96" w:history="1">
        <w:r w:rsidR="00450D20" w:rsidRPr="007A682A">
          <w:rPr>
            <w:rStyle w:val="Hyperlink"/>
            <w:noProof/>
          </w:rPr>
          <w:t>5.6.1</w:t>
        </w:r>
        <w:r w:rsidR="00450D20">
          <w:rPr>
            <w:rFonts w:eastAsiaTheme="minorEastAsia"/>
            <w:i w:val="0"/>
            <w:iCs w:val="0"/>
            <w:noProof/>
            <w:color w:val="auto"/>
            <w:sz w:val="22"/>
            <w:szCs w:val="22"/>
            <w:lang w:eastAsia="nl-BE"/>
          </w:rPr>
          <w:tab/>
        </w:r>
        <w:r w:rsidR="00450D20" w:rsidRPr="007A682A">
          <w:rPr>
            <w:rStyle w:val="Hyperlink"/>
            <w:noProof/>
          </w:rPr>
          <w:t>Onderhoud ContexType (admin/dev)</w:t>
        </w:r>
        <w:r w:rsidR="00450D20">
          <w:rPr>
            <w:noProof/>
            <w:webHidden/>
          </w:rPr>
          <w:tab/>
        </w:r>
        <w:r w:rsidR="0023114D">
          <w:rPr>
            <w:noProof/>
            <w:webHidden/>
          </w:rPr>
          <w:fldChar w:fldCharType="begin"/>
        </w:r>
        <w:r w:rsidR="00450D20">
          <w:rPr>
            <w:noProof/>
            <w:webHidden/>
          </w:rPr>
          <w:instrText xml:space="preserve"> PAGEREF _Toc225168196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97" w:history="1">
        <w:r w:rsidR="00450D20" w:rsidRPr="007A682A">
          <w:rPr>
            <w:rStyle w:val="Hyperlink"/>
            <w:noProof/>
          </w:rPr>
          <w:t>5.6.2</w:t>
        </w:r>
        <w:r w:rsidR="00450D20">
          <w:rPr>
            <w:rFonts w:eastAsiaTheme="minorEastAsia"/>
            <w:i w:val="0"/>
            <w:iCs w:val="0"/>
            <w:noProof/>
            <w:color w:val="auto"/>
            <w:sz w:val="22"/>
            <w:szCs w:val="22"/>
            <w:lang w:eastAsia="nl-BE"/>
          </w:rPr>
          <w:tab/>
        </w:r>
        <w:r w:rsidR="00450D20" w:rsidRPr="007A682A">
          <w:rPr>
            <w:rStyle w:val="Hyperlink"/>
            <w:noProof/>
          </w:rPr>
          <w:t>Onderhoud DataType (admin/dev)</w:t>
        </w:r>
        <w:r w:rsidR="00450D20">
          <w:rPr>
            <w:noProof/>
            <w:webHidden/>
          </w:rPr>
          <w:tab/>
        </w:r>
        <w:r w:rsidR="0023114D">
          <w:rPr>
            <w:noProof/>
            <w:webHidden/>
          </w:rPr>
          <w:fldChar w:fldCharType="begin"/>
        </w:r>
        <w:r w:rsidR="00450D20">
          <w:rPr>
            <w:noProof/>
            <w:webHidden/>
          </w:rPr>
          <w:instrText xml:space="preserve"> PAGEREF _Toc225168197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98" w:history="1">
        <w:r w:rsidR="00450D20" w:rsidRPr="007A682A">
          <w:rPr>
            <w:rStyle w:val="Hyperlink"/>
            <w:noProof/>
          </w:rPr>
          <w:t>5.6.3</w:t>
        </w:r>
        <w:r w:rsidR="00450D20">
          <w:rPr>
            <w:rFonts w:eastAsiaTheme="minorEastAsia"/>
            <w:i w:val="0"/>
            <w:iCs w:val="0"/>
            <w:noProof/>
            <w:color w:val="auto"/>
            <w:sz w:val="22"/>
            <w:szCs w:val="22"/>
            <w:lang w:eastAsia="nl-BE"/>
          </w:rPr>
          <w:tab/>
        </w:r>
        <w:r w:rsidR="00450D20" w:rsidRPr="007A682A">
          <w:rPr>
            <w:rStyle w:val="Hyperlink"/>
            <w:noProof/>
          </w:rPr>
          <w:t>Onderhoud DynEntityType (admin/dev)</w:t>
        </w:r>
        <w:r w:rsidR="00450D20">
          <w:rPr>
            <w:noProof/>
            <w:webHidden/>
          </w:rPr>
          <w:tab/>
        </w:r>
        <w:r w:rsidR="0023114D">
          <w:rPr>
            <w:noProof/>
            <w:webHidden/>
          </w:rPr>
          <w:fldChar w:fldCharType="begin"/>
        </w:r>
        <w:r w:rsidR="00450D20">
          <w:rPr>
            <w:noProof/>
            <w:webHidden/>
          </w:rPr>
          <w:instrText xml:space="preserve"> PAGEREF _Toc225168198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199" w:history="1">
        <w:r w:rsidR="00450D20" w:rsidRPr="007A682A">
          <w:rPr>
            <w:rStyle w:val="Hyperlink"/>
            <w:noProof/>
          </w:rPr>
          <w:t>5.6.4</w:t>
        </w:r>
        <w:r w:rsidR="00450D20">
          <w:rPr>
            <w:rFonts w:eastAsiaTheme="minorEastAsia"/>
            <w:i w:val="0"/>
            <w:iCs w:val="0"/>
            <w:noProof/>
            <w:color w:val="auto"/>
            <w:sz w:val="22"/>
            <w:szCs w:val="22"/>
            <w:lang w:eastAsia="nl-BE"/>
          </w:rPr>
          <w:tab/>
        </w:r>
        <w:r w:rsidR="00450D20" w:rsidRPr="007A682A">
          <w:rPr>
            <w:rStyle w:val="Hyperlink"/>
            <w:noProof/>
          </w:rPr>
          <w:t>Onderhoud MeasureUnit (admin)</w:t>
        </w:r>
        <w:r w:rsidR="00450D20">
          <w:rPr>
            <w:noProof/>
            <w:webHidden/>
          </w:rPr>
          <w:tab/>
        </w:r>
        <w:r w:rsidR="0023114D">
          <w:rPr>
            <w:noProof/>
            <w:webHidden/>
          </w:rPr>
          <w:fldChar w:fldCharType="begin"/>
        </w:r>
        <w:r w:rsidR="00450D20">
          <w:rPr>
            <w:noProof/>
            <w:webHidden/>
          </w:rPr>
          <w:instrText xml:space="preserve"> PAGEREF _Toc225168199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0" w:history="1">
        <w:r w:rsidR="00450D20" w:rsidRPr="007A682A">
          <w:rPr>
            <w:rStyle w:val="Hyperlink"/>
            <w:noProof/>
          </w:rPr>
          <w:t>5.6.5</w:t>
        </w:r>
        <w:r w:rsidR="00450D20">
          <w:rPr>
            <w:rFonts w:eastAsiaTheme="minorEastAsia"/>
            <w:i w:val="0"/>
            <w:iCs w:val="0"/>
            <w:noProof/>
            <w:color w:val="auto"/>
            <w:sz w:val="22"/>
            <w:szCs w:val="22"/>
            <w:lang w:eastAsia="nl-BE"/>
          </w:rPr>
          <w:tab/>
        </w:r>
        <w:r w:rsidR="00450D20" w:rsidRPr="007A682A">
          <w:rPr>
            <w:rStyle w:val="Hyperlink"/>
            <w:noProof/>
          </w:rPr>
          <w:t>Onderhoud ScreenLayout (admin/dev)</w:t>
        </w:r>
        <w:r w:rsidR="00450D20">
          <w:rPr>
            <w:noProof/>
            <w:webHidden/>
          </w:rPr>
          <w:tab/>
        </w:r>
        <w:r w:rsidR="0023114D">
          <w:rPr>
            <w:noProof/>
            <w:webHidden/>
          </w:rPr>
          <w:fldChar w:fldCharType="begin"/>
        </w:r>
        <w:r w:rsidR="00450D20">
          <w:rPr>
            <w:noProof/>
            <w:webHidden/>
          </w:rPr>
          <w:instrText xml:space="preserve"> PAGEREF _Toc225168200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1" w:history="1">
        <w:r w:rsidR="00450D20" w:rsidRPr="007A682A">
          <w:rPr>
            <w:rStyle w:val="Hyperlink"/>
            <w:noProof/>
          </w:rPr>
          <w:t>5.6.6</w:t>
        </w:r>
        <w:r w:rsidR="00450D20">
          <w:rPr>
            <w:rFonts w:eastAsiaTheme="minorEastAsia"/>
            <w:i w:val="0"/>
            <w:iCs w:val="0"/>
            <w:noProof/>
            <w:color w:val="auto"/>
            <w:sz w:val="22"/>
            <w:szCs w:val="22"/>
            <w:lang w:eastAsia="nl-BE"/>
          </w:rPr>
          <w:tab/>
        </w:r>
        <w:r w:rsidR="00450D20" w:rsidRPr="007A682A">
          <w:rPr>
            <w:rStyle w:val="Hyperlink"/>
            <w:noProof/>
          </w:rPr>
          <w:t>Onderhoud SearchOoperators per DataType (admin/dev)</w:t>
        </w:r>
        <w:r w:rsidR="00450D20">
          <w:rPr>
            <w:noProof/>
            <w:webHidden/>
          </w:rPr>
          <w:tab/>
        </w:r>
        <w:r w:rsidR="0023114D">
          <w:rPr>
            <w:noProof/>
            <w:webHidden/>
          </w:rPr>
          <w:fldChar w:fldCharType="begin"/>
        </w:r>
        <w:r w:rsidR="00450D20">
          <w:rPr>
            <w:noProof/>
            <w:webHidden/>
          </w:rPr>
          <w:instrText xml:space="preserve"> PAGEREF _Toc225168201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2" w:history="1">
        <w:r w:rsidR="00450D20" w:rsidRPr="007A682A">
          <w:rPr>
            <w:rStyle w:val="Hyperlink"/>
            <w:noProof/>
          </w:rPr>
          <w:t>5.6.7</w:t>
        </w:r>
        <w:r w:rsidR="00450D20">
          <w:rPr>
            <w:rFonts w:eastAsiaTheme="minorEastAsia"/>
            <w:i w:val="0"/>
            <w:iCs w:val="0"/>
            <w:noProof/>
            <w:color w:val="auto"/>
            <w:sz w:val="22"/>
            <w:szCs w:val="22"/>
            <w:lang w:eastAsia="nl-BE"/>
          </w:rPr>
          <w:tab/>
        </w:r>
        <w:r w:rsidR="00450D20" w:rsidRPr="007A682A">
          <w:rPr>
            <w:rStyle w:val="Hyperlink"/>
            <w:noProof/>
          </w:rPr>
          <w:t>Onderhoud StringResources</w:t>
        </w:r>
        <w:r w:rsidR="00450D20">
          <w:rPr>
            <w:noProof/>
            <w:webHidden/>
          </w:rPr>
          <w:tab/>
        </w:r>
        <w:r w:rsidR="0023114D">
          <w:rPr>
            <w:noProof/>
            <w:webHidden/>
          </w:rPr>
          <w:fldChar w:fldCharType="begin"/>
        </w:r>
        <w:r w:rsidR="00450D20">
          <w:rPr>
            <w:noProof/>
            <w:webHidden/>
          </w:rPr>
          <w:instrText xml:space="preserve"> PAGEREF _Toc225168202 \h </w:instrText>
        </w:r>
        <w:r w:rsidR="0023114D">
          <w:rPr>
            <w:noProof/>
            <w:webHidden/>
          </w:rPr>
        </w:r>
        <w:r w:rsidR="0023114D">
          <w:rPr>
            <w:noProof/>
            <w:webHidden/>
          </w:rPr>
          <w:fldChar w:fldCharType="separate"/>
        </w:r>
        <w:r w:rsidR="00A25E90">
          <w:rPr>
            <w:noProof/>
            <w:webHidden/>
          </w:rPr>
          <w:t>47</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3" w:history="1">
        <w:r w:rsidR="00450D20" w:rsidRPr="007A682A">
          <w:rPr>
            <w:rStyle w:val="Hyperlink"/>
            <w:noProof/>
          </w:rPr>
          <w:t>5.6.8</w:t>
        </w:r>
        <w:r w:rsidR="00450D20">
          <w:rPr>
            <w:rFonts w:eastAsiaTheme="minorEastAsia"/>
            <w:i w:val="0"/>
            <w:iCs w:val="0"/>
            <w:noProof/>
            <w:color w:val="auto"/>
            <w:sz w:val="22"/>
            <w:szCs w:val="22"/>
            <w:lang w:eastAsia="nl-BE"/>
          </w:rPr>
          <w:tab/>
        </w:r>
        <w:r w:rsidR="00450D20" w:rsidRPr="007A682A">
          <w:rPr>
            <w:rStyle w:val="Hyperlink"/>
            <w:noProof/>
          </w:rPr>
          <w:t>Onderhoud TransactionType (admin)</w:t>
        </w:r>
        <w:r w:rsidR="00450D20">
          <w:rPr>
            <w:noProof/>
            <w:webHidden/>
          </w:rPr>
          <w:tab/>
        </w:r>
        <w:r w:rsidR="0023114D">
          <w:rPr>
            <w:noProof/>
            <w:webHidden/>
          </w:rPr>
          <w:fldChar w:fldCharType="begin"/>
        </w:r>
        <w:r w:rsidR="00450D20">
          <w:rPr>
            <w:noProof/>
            <w:webHidden/>
          </w:rPr>
          <w:instrText xml:space="preserve"> PAGEREF _Toc225168203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4" w:history="1">
        <w:r w:rsidR="00450D20" w:rsidRPr="007A682A">
          <w:rPr>
            <w:rStyle w:val="Hyperlink"/>
            <w:noProof/>
          </w:rPr>
          <w:t>5.6.9</w:t>
        </w:r>
        <w:r w:rsidR="00450D20">
          <w:rPr>
            <w:rFonts w:eastAsiaTheme="minorEastAsia"/>
            <w:i w:val="0"/>
            <w:iCs w:val="0"/>
            <w:noProof/>
            <w:color w:val="auto"/>
            <w:sz w:val="22"/>
            <w:szCs w:val="22"/>
            <w:lang w:eastAsia="nl-BE"/>
          </w:rPr>
          <w:tab/>
        </w:r>
        <w:r w:rsidR="00450D20" w:rsidRPr="007A682A">
          <w:rPr>
            <w:rStyle w:val="Hyperlink"/>
            <w:noProof/>
          </w:rPr>
          <w:t>Onderhoud Validaties (admin/dev)</w:t>
        </w:r>
        <w:r w:rsidR="00450D20">
          <w:rPr>
            <w:noProof/>
            <w:webHidden/>
          </w:rPr>
          <w:tab/>
        </w:r>
        <w:r w:rsidR="0023114D">
          <w:rPr>
            <w:noProof/>
            <w:webHidden/>
          </w:rPr>
          <w:fldChar w:fldCharType="begin"/>
        </w:r>
        <w:r w:rsidR="00450D20">
          <w:rPr>
            <w:noProof/>
            <w:webHidden/>
          </w:rPr>
          <w:instrText xml:space="preserve"> PAGEREF _Toc225168204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5" w:history="1">
        <w:r w:rsidR="00450D20" w:rsidRPr="007A682A">
          <w:rPr>
            <w:rStyle w:val="Hyperlink"/>
            <w:noProof/>
          </w:rPr>
          <w:t>5.6.10</w:t>
        </w:r>
        <w:r w:rsidR="00450D20">
          <w:rPr>
            <w:rFonts w:eastAsiaTheme="minorEastAsia"/>
            <w:i w:val="0"/>
            <w:iCs w:val="0"/>
            <w:noProof/>
            <w:color w:val="auto"/>
            <w:sz w:val="22"/>
            <w:szCs w:val="22"/>
            <w:lang w:eastAsia="nl-BE"/>
          </w:rPr>
          <w:tab/>
        </w:r>
        <w:r w:rsidR="00450D20" w:rsidRPr="007A682A">
          <w:rPr>
            <w:rStyle w:val="Hyperlink"/>
            <w:noProof/>
          </w:rPr>
          <w:t>Onderhoud Validaties  per datatype (admin)</w:t>
        </w:r>
        <w:r w:rsidR="00450D20">
          <w:rPr>
            <w:noProof/>
            <w:webHidden/>
          </w:rPr>
          <w:tab/>
        </w:r>
        <w:r w:rsidR="0023114D">
          <w:rPr>
            <w:noProof/>
            <w:webHidden/>
          </w:rPr>
          <w:fldChar w:fldCharType="begin"/>
        </w:r>
        <w:r w:rsidR="00450D20">
          <w:rPr>
            <w:noProof/>
            <w:webHidden/>
          </w:rPr>
          <w:instrText xml:space="preserve"> PAGEREF _Toc225168205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206" w:history="1">
        <w:r w:rsidR="00450D20" w:rsidRPr="007A682A">
          <w:rPr>
            <w:rStyle w:val="Hyperlink"/>
            <w:noProof/>
          </w:rPr>
          <w:t>5.7</w:t>
        </w:r>
        <w:r w:rsidR="00450D20">
          <w:rPr>
            <w:rFonts w:eastAsiaTheme="minorEastAsia"/>
            <w:smallCaps w:val="0"/>
            <w:noProof/>
            <w:sz w:val="22"/>
            <w:szCs w:val="22"/>
            <w:lang w:eastAsia="nl-BE"/>
          </w:rPr>
          <w:tab/>
        </w:r>
        <w:r w:rsidR="00450D20" w:rsidRPr="007A682A">
          <w:rPr>
            <w:rStyle w:val="Hyperlink"/>
            <w:noProof/>
          </w:rPr>
          <w:t>Logging</w:t>
        </w:r>
        <w:r w:rsidR="00450D20">
          <w:rPr>
            <w:noProof/>
            <w:webHidden/>
          </w:rPr>
          <w:tab/>
        </w:r>
        <w:r w:rsidR="0023114D">
          <w:rPr>
            <w:noProof/>
            <w:webHidden/>
          </w:rPr>
          <w:fldChar w:fldCharType="begin"/>
        </w:r>
        <w:r w:rsidR="00450D20">
          <w:rPr>
            <w:noProof/>
            <w:webHidden/>
          </w:rPr>
          <w:instrText xml:space="preserve"> PAGEREF _Toc225168206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7" w:history="1">
        <w:r w:rsidR="00450D20" w:rsidRPr="007A682A">
          <w:rPr>
            <w:rStyle w:val="Hyperlink"/>
            <w:noProof/>
          </w:rPr>
          <w:t>5.7.1</w:t>
        </w:r>
        <w:r w:rsidR="00450D20">
          <w:rPr>
            <w:rFonts w:eastAsiaTheme="minorEastAsia"/>
            <w:i w:val="0"/>
            <w:iCs w:val="0"/>
            <w:noProof/>
            <w:color w:val="auto"/>
            <w:sz w:val="22"/>
            <w:szCs w:val="22"/>
            <w:lang w:eastAsia="nl-BE"/>
          </w:rPr>
          <w:tab/>
        </w:r>
        <w:r w:rsidR="00450D20" w:rsidRPr="007A682A">
          <w:rPr>
            <w:rStyle w:val="Hyperlink"/>
            <w:noProof/>
          </w:rPr>
          <w:t>Instellen logging</w:t>
        </w:r>
        <w:r w:rsidR="00450D20">
          <w:rPr>
            <w:noProof/>
            <w:webHidden/>
          </w:rPr>
          <w:tab/>
        </w:r>
        <w:r w:rsidR="0023114D">
          <w:rPr>
            <w:noProof/>
            <w:webHidden/>
          </w:rPr>
          <w:fldChar w:fldCharType="begin"/>
        </w:r>
        <w:r w:rsidR="00450D20">
          <w:rPr>
            <w:noProof/>
            <w:webHidden/>
          </w:rPr>
          <w:instrText xml:space="preserve"> PAGEREF _Toc225168207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8" w:history="1">
        <w:r w:rsidR="00450D20" w:rsidRPr="007A682A">
          <w:rPr>
            <w:rStyle w:val="Hyperlink"/>
            <w:noProof/>
          </w:rPr>
          <w:t>5.7.2</w:t>
        </w:r>
        <w:r w:rsidR="00450D20">
          <w:rPr>
            <w:rFonts w:eastAsiaTheme="minorEastAsia"/>
            <w:i w:val="0"/>
            <w:iCs w:val="0"/>
            <w:noProof/>
            <w:color w:val="auto"/>
            <w:sz w:val="22"/>
            <w:szCs w:val="22"/>
            <w:lang w:eastAsia="nl-BE"/>
          </w:rPr>
          <w:tab/>
        </w:r>
        <w:r w:rsidR="00450D20" w:rsidRPr="007A682A">
          <w:rPr>
            <w:rStyle w:val="Hyperlink"/>
            <w:noProof/>
          </w:rPr>
          <w:t>Overzicht logging</w:t>
        </w:r>
        <w:r w:rsidR="00450D20">
          <w:rPr>
            <w:noProof/>
            <w:webHidden/>
          </w:rPr>
          <w:tab/>
        </w:r>
        <w:r w:rsidR="0023114D">
          <w:rPr>
            <w:noProof/>
            <w:webHidden/>
          </w:rPr>
          <w:fldChar w:fldCharType="begin"/>
        </w:r>
        <w:r w:rsidR="00450D20">
          <w:rPr>
            <w:noProof/>
            <w:webHidden/>
          </w:rPr>
          <w:instrText xml:space="preserve"> PAGEREF _Toc225168208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09" w:history="1">
        <w:r w:rsidR="00450D20" w:rsidRPr="007A682A">
          <w:rPr>
            <w:rStyle w:val="Hyperlink"/>
            <w:noProof/>
          </w:rPr>
          <w:t>5.7.3</w:t>
        </w:r>
        <w:r w:rsidR="00450D20">
          <w:rPr>
            <w:rFonts w:eastAsiaTheme="minorEastAsia"/>
            <w:i w:val="0"/>
            <w:iCs w:val="0"/>
            <w:noProof/>
            <w:color w:val="auto"/>
            <w:sz w:val="22"/>
            <w:szCs w:val="22"/>
            <w:lang w:eastAsia="nl-BE"/>
          </w:rPr>
          <w:tab/>
        </w:r>
        <w:r w:rsidR="00450D20" w:rsidRPr="007A682A">
          <w:rPr>
            <w:rStyle w:val="Hyperlink"/>
            <w:noProof/>
          </w:rPr>
          <w:t>Beheer logging (archivering)</w:t>
        </w:r>
        <w:r w:rsidR="00450D20">
          <w:rPr>
            <w:noProof/>
            <w:webHidden/>
          </w:rPr>
          <w:tab/>
        </w:r>
        <w:r w:rsidR="0023114D">
          <w:rPr>
            <w:noProof/>
            <w:webHidden/>
          </w:rPr>
          <w:fldChar w:fldCharType="begin"/>
        </w:r>
        <w:r w:rsidR="00450D20">
          <w:rPr>
            <w:noProof/>
            <w:webHidden/>
          </w:rPr>
          <w:instrText xml:space="preserve"> PAGEREF _Toc225168209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2"/>
        <w:tabs>
          <w:tab w:val="left" w:pos="800"/>
          <w:tab w:val="right" w:leader="dot" w:pos="10309"/>
        </w:tabs>
        <w:rPr>
          <w:rFonts w:eastAsiaTheme="minorEastAsia"/>
          <w:smallCaps w:val="0"/>
          <w:noProof/>
          <w:sz w:val="22"/>
          <w:szCs w:val="22"/>
          <w:lang w:eastAsia="nl-BE"/>
        </w:rPr>
      </w:pPr>
      <w:hyperlink w:anchor="_Toc225168210" w:history="1">
        <w:r w:rsidR="00450D20" w:rsidRPr="007A682A">
          <w:rPr>
            <w:rStyle w:val="Hyperlink"/>
            <w:noProof/>
          </w:rPr>
          <w:t>5.8</w:t>
        </w:r>
        <w:r w:rsidR="00450D20">
          <w:rPr>
            <w:rFonts w:eastAsiaTheme="minorEastAsia"/>
            <w:smallCaps w:val="0"/>
            <w:noProof/>
            <w:sz w:val="22"/>
            <w:szCs w:val="22"/>
            <w:lang w:eastAsia="nl-BE"/>
          </w:rPr>
          <w:tab/>
        </w:r>
        <w:r w:rsidR="00450D20" w:rsidRPr="007A682A">
          <w:rPr>
            <w:rStyle w:val="Hyperlink"/>
            <w:noProof/>
          </w:rPr>
          <w:t>AssetManagement (applicatie) instellingen</w:t>
        </w:r>
        <w:r w:rsidR="00450D20">
          <w:rPr>
            <w:noProof/>
            <w:webHidden/>
          </w:rPr>
          <w:tab/>
        </w:r>
        <w:r w:rsidR="0023114D">
          <w:rPr>
            <w:noProof/>
            <w:webHidden/>
          </w:rPr>
          <w:fldChar w:fldCharType="begin"/>
        </w:r>
        <w:r w:rsidR="00450D20">
          <w:rPr>
            <w:noProof/>
            <w:webHidden/>
          </w:rPr>
          <w:instrText xml:space="preserve"> PAGEREF _Toc225168210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11" w:history="1">
        <w:r w:rsidR="00450D20" w:rsidRPr="007A682A">
          <w:rPr>
            <w:rStyle w:val="Hyperlink"/>
            <w:noProof/>
          </w:rPr>
          <w:t>5.8.1</w:t>
        </w:r>
        <w:r w:rsidR="00450D20">
          <w:rPr>
            <w:rFonts w:eastAsiaTheme="minorEastAsia"/>
            <w:i w:val="0"/>
            <w:iCs w:val="0"/>
            <w:noProof/>
            <w:color w:val="auto"/>
            <w:sz w:val="22"/>
            <w:szCs w:val="22"/>
            <w:lang w:eastAsia="nl-BE"/>
          </w:rPr>
          <w:tab/>
        </w:r>
        <w:r w:rsidR="00450D20" w:rsidRPr="007A682A">
          <w:rPr>
            <w:rStyle w:val="Hyperlink"/>
            <w:noProof/>
          </w:rPr>
          <w:t>Meertaligheid instellingen</w:t>
        </w:r>
        <w:r w:rsidR="00450D20">
          <w:rPr>
            <w:noProof/>
            <w:webHidden/>
          </w:rPr>
          <w:tab/>
        </w:r>
        <w:r w:rsidR="0023114D">
          <w:rPr>
            <w:noProof/>
            <w:webHidden/>
          </w:rPr>
          <w:fldChar w:fldCharType="begin"/>
        </w:r>
        <w:r w:rsidR="00450D20">
          <w:rPr>
            <w:noProof/>
            <w:webHidden/>
          </w:rPr>
          <w:instrText xml:space="preserve"> PAGEREF _Toc225168211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12" w:history="1">
        <w:r w:rsidR="00450D20" w:rsidRPr="007A682A">
          <w:rPr>
            <w:rStyle w:val="Hyperlink"/>
            <w:noProof/>
          </w:rPr>
          <w:t>5.8.2</w:t>
        </w:r>
        <w:r w:rsidR="00450D20">
          <w:rPr>
            <w:rFonts w:eastAsiaTheme="minorEastAsia"/>
            <w:i w:val="0"/>
            <w:iCs w:val="0"/>
            <w:noProof/>
            <w:color w:val="auto"/>
            <w:sz w:val="22"/>
            <w:szCs w:val="22"/>
            <w:lang w:eastAsia="nl-BE"/>
          </w:rPr>
          <w:tab/>
        </w:r>
        <w:r w:rsidR="00450D20" w:rsidRPr="007A682A">
          <w:rPr>
            <w:rStyle w:val="Hyperlink"/>
            <w:noProof/>
          </w:rPr>
          <w:t>Database connectie assets</w:t>
        </w:r>
        <w:r w:rsidR="00450D20">
          <w:rPr>
            <w:noProof/>
            <w:webHidden/>
          </w:rPr>
          <w:tab/>
        </w:r>
        <w:r w:rsidR="0023114D">
          <w:rPr>
            <w:noProof/>
            <w:webHidden/>
          </w:rPr>
          <w:fldChar w:fldCharType="begin"/>
        </w:r>
        <w:r w:rsidR="00450D20">
          <w:rPr>
            <w:noProof/>
            <w:webHidden/>
          </w:rPr>
          <w:instrText xml:space="preserve"> PAGEREF _Toc225168212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13" w:history="1">
        <w:r w:rsidR="00450D20" w:rsidRPr="007A682A">
          <w:rPr>
            <w:rStyle w:val="Hyperlink"/>
            <w:noProof/>
          </w:rPr>
          <w:t>5.8.3</w:t>
        </w:r>
        <w:r w:rsidR="00450D20">
          <w:rPr>
            <w:rFonts w:eastAsiaTheme="minorEastAsia"/>
            <w:i w:val="0"/>
            <w:iCs w:val="0"/>
            <w:noProof/>
            <w:color w:val="auto"/>
            <w:sz w:val="22"/>
            <w:szCs w:val="22"/>
            <w:lang w:eastAsia="nl-BE"/>
          </w:rPr>
          <w:tab/>
        </w:r>
        <w:r w:rsidR="00450D20" w:rsidRPr="007A682A">
          <w:rPr>
            <w:rStyle w:val="Hyperlink"/>
            <w:noProof/>
          </w:rPr>
          <w:t>Database connectie resources (teksten, …)</w:t>
        </w:r>
        <w:r w:rsidR="00450D20">
          <w:rPr>
            <w:noProof/>
            <w:webHidden/>
          </w:rPr>
          <w:tab/>
        </w:r>
        <w:r w:rsidR="0023114D">
          <w:rPr>
            <w:noProof/>
            <w:webHidden/>
          </w:rPr>
          <w:fldChar w:fldCharType="begin"/>
        </w:r>
        <w:r w:rsidR="00450D20">
          <w:rPr>
            <w:noProof/>
            <w:webHidden/>
          </w:rPr>
          <w:instrText xml:space="preserve"> PAGEREF _Toc225168213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14" w:history="1">
        <w:r w:rsidR="00450D20" w:rsidRPr="007A682A">
          <w:rPr>
            <w:rStyle w:val="Hyperlink"/>
            <w:noProof/>
          </w:rPr>
          <w:t>5.8.4</w:t>
        </w:r>
        <w:r w:rsidR="00450D20">
          <w:rPr>
            <w:rFonts w:eastAsiaTheme="minorEastAsia"/>
            <w:i w:val="0"/>
            <w:iCs w:val="0"/>
            <w:noProof/>
            <w:color w:val="auto"/>
            <w:sz w:val="22"/>
            <w:szCs w:val="22"/>
            <w:lang w:eastAsia="nl-BE"/>
          </w:rPr>
          <w:tab/>
        </w:r>
        <w:r w:rsidR="00450D20" w:rsidRPr="007A682A">
          <w:rPr>
            <w:rStyle w:val="Hyperlink"/>
            <w:noProof/>
          </w:rPr>
          <w:t>Interfacing applicaties</w:t>
        </w:r>
        <w:r w:rsidR="00450D20">
          <w:rPr>
            <w:noProof/>
            <w:webHidden/>
          </w:rPr>
          <w:tab/>
        </w:r>
        <w:r w:rsidR="0023114D">
          <w:rPr>
            <w:noProof/>
            <w:webHidden/>
          </w:rPr>
          <w:fldChar w:fldCharType="begin"/>
        </w:r>
        <w:r w:rsidR="00450D20">
          <w:rPr>
            <w:noProof/>
            <w:webHidden/>
          </w:rPr>
          <w:instrText xml:space="preserve"> PAGEREF _Toc225168214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15" w:history="1">
        <w:r w:rsidR="00450D20" w:rsidRPr="007A682A">
          <w:rPr>
            <w:rStyle w:val="Hyperlink"/>
            <w:noProof/>
          </w:rPr>
          <w:t>5.8.5</w:t>
        </w:r>
        <w:r w:rsidR="00450D20">
          <w:rPr>
            <w:rFonts w:eastAsiaTheme="minorEastAsia"/>
            <w:i w:val="0"/>
            <w:iCs w:val="0"/>
            <w:noProof/>
            <w:color w:val="auto"/>
            <w:sz w:val="22"/>
            <w:szCs w:val="22"/>
            <w:lang w:eastAsia="nl-BE"/>
          </w:rPr>
          <w:tab/>
        </w:r>
        <w:r w:rsidR="00450D20" w:rsidRPr="007A682A">
          <w:rPr>
            <w:rStyle w:val="Hyperlink"/>
            <w:noProof/>
          </w:rPr>
          <w:t>Configuratie plugins (latere release)</w:t>
        </w:r>
        <w:r w:rsidR="00450D20">
          <w:rPr>
            <w:noProof/>
            <w:webHidden/>
          </w:rPr>
          <w:tab/>
        </w:r>
        <w:r w:rsidR="0023114D">
          <w:rPr>
            <w:noProof/>
            <w:webHidden/>
          </w:rPr>
          <w:fldChar w:fldCharType="begin"/>
        </w:r>
        <w:r w:rsidR="00450D20">
          <w:rPr>
            <w:noProof/>
            <w:webHidden/>
          </w:rPr>
          <w:instrText xml:space="preserve"> PAGEREF _Toc225168215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3"/>
        <w:tabs>
          <w:tab w:val="left" w:pos="1200"/>
          <w:tab w:val="right" w:leader="dot" w:pos="10309"/>
        </w:tabs>
        <w:rPr>
          <w:rFonts w:eastAsiaTheme="minorEastAsia"/>
          <w:i w:val="0"/>
          <w:iCs w:val="0"/>
          <w:noProof/>
          <w:color w:val="auto"/>
          <w:sz w:val="22"/>
          <w:szCs w:val="22"/>
          <w:lang w:eastAsia="nl-BE"/>
        </w:rPr>
      </w:pPr>
      <w:hyperlink w:anchor="_Toc225168216" w:history="1">
        <w:r w:rsidR="00450D20" w:rsidRPr="007A682A">
          <w:rPr>
            <w:rStyle w:val="Hyperlink"/>
            <w:noProof/>
          </w:rPr>
          <w:t>5.8.6</w:t>
        </w:r>
        <w:r w:rsidR="00450D20">
          <w:rPr>
            <w:rFonts w:eastAsiaTheme="minorEastAsia"/>
            <w:i w:val="0"/>
            <w:iCs w:val="0"/>
            <w:noProof/>
            <w:color w:val="auto"/>
            <w:sz w:val="22"/>
            <w:szCs w:val="22"/>
            <w:lang w:eastAsia="nl-BE"/>
          </w:rPr>
          <w:tab/>
        </w:r>
        <w:r w:rsidR="00450D20" w:rsidRPr="007A682A">
          <w:rPr>
            <w:rStyle w:val="Hyperlink"/>
            <w:noProof/>
          </w:rPr>
          <w:t>Indexen</w:t>
        </w:r>
        <w:r w:rsidR="00450D20">
          <w:rPr>
            <w:noProof/>
            <w:webHidden/>
          </w:rPr>
          <w:tab/>
        </w:r>
        <w:r w:rsidR="0023114D">
          <w:rPr>
            <w:noProof/>
            <w:webHidden/>
          </w:rPr>
          <w:fldChar w:fldCharType="begin"/>
        </w:r>
        <w:r w:rsidR="00450D20">
          <w:rPr>
            <w:noProof/>
            <w:webHidden/>
          </w:rPr>
          <w:instrText xml:space="preserve"> PAGEREF _Toc225168216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217" w:history="1">
        <w:r w:rsidR="00450D20" w:rsidRPr="007A682A">
          <w:rPr>
            <w:rStyle w:val="Hyperlink"/>
            <w:noProof/>
          </w:rPr>
          <w:t>5.8.6.1</w:t>
        </w:r>
        <w:r w:rsidR="00450D20">
          <w:rPr>
            <w:rFonts w:eastAsiaTheme="minorEastAsia"/>
            <w:noProof/>
            <w:sz w:val="22"/>
            <w:szCs w:val="22"/>
            <w:lang w:eastAsia="nl-BE"/>
          </w:rPr>
          <w:tab/>
        </w:r>
        <w:r w:rsidR="00450D20" w:rsidRPr="007A682A">
          <w:rPr>
            <w:rStyle w:val="Hyperlink"/>
            <w:noProof/>
          </w:rPr>
          <w:t>Herindexeren</w:t>
        </w:r>
        <w:r w:rsidR="00450D20">
          <w:rPr>
            <w:noProof/>
            <w:webHidden/>
          </w:rPr>
          <w:tab/>
        </w:r>
        <w:r w:rsidR="0023114D">
          <w:rPr>
            <w:noProof/>
            <w:webHidden/>
          </w:rPr>
          <w:fldChar w:fldCharType="begin"/>
        </w:r>
        <w:r w:rsidR="00450D20">
          <w:rPr>
            <w:noProof/>
            <w:webHidden/>
          </w:rPr>
          <w:instrText xml:space="preserve"> PAGEREF _Toc225168217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218" w:history="1">
        <w:r w:rsidR="00450D20" w:rsidRPr="007A682A">
          <w:rPr>
            <w:rStyle w:val="Hyperlink"/>
            <w:noProof/>
          </w:rPr>
          <w:t>5.8.6.2</w:t>
        </w:r>
        <w:r w:rsidR="00450D20">
          <w:rPr>
            <w:rFonts w:eastAsiaTheme="minorEastAsia"/>
            <w:noProof/>
            <w:sz w:val="22"/>
            <w:szCs w:val="22"/>
            <w:lang w:eastAsia="nl-BE"/>
          </w:rPr>
          <w:tab/>
        </w:r>
        <w:r w:rsidR="00450D20" w:rsidRPr="007A682A">
          <w:rPr>
            <w:rStyle w:val="Hyperlink"/>
            <w:noProof/>
          </w:rPr>
          <w:t>Overzicht indexen</w:t>
        </w:r>
        <w:r w:rsidR="00450D20">
          <w:rPr>
            <w:noProof/>
            <w:webHidden/>
          </w:rPr>
          <w:tab/>
        </w:r>
        <w:r w:rsidR="0023114D">
          <w:rPr>
            <w:noProof/>
            <w:webHidden/>
          </w:rPr>
          <w:fldChar w:fldCharType="begin"/>
        </w:r>
        <w:r w:rsidR="00450D20">
          <w:rPr>
            <w:noProof/>
            <w:webHidden/>
          </w:rPr>
          <w:instrText xml:space="preserve"> PAGEREF _Toc225168218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219" w:history="1">
        <w:r w:rsidR="00450D20" w:rsidRPr="007A682A">
          <w:rPr>
            <w:rStyle w:val="Hyperlink"/>
            <w:noProof/>
          </w:rPr>
          <w:t>5.8.6.3</w:t>
        </w:r>
        <w:r w:rsidR="00450D20">
          <w:rPr>
            <w:rFonts w:eastAsiaTheme="minorEastAsia"/>
            <w:noProof/>
            <w:sz w:val="22"/>
            <w:szCs w:val="22"/>
            <w:lang w:eastAsia="nl-BE"/>
          </w:rPr>
          <w:tab/>
        </w:r>
        <w:r w:rsidR="00450D20" w:rsidRPr="007A682A">
          <w:rPr>
            <w:rStyle w:val="Hyperlink"/>
            <w:noProof/>
          </w:rPr>
          <w:t>Configuratie faceted search</w:t>
        </w:r>
        <w:r w:rsidR="00450D20">
          <w:rPr>
            <w:noProof/>
            <w:webHidden/>
          </w:rPr>
          <w:tab/>
        </w:r>
        <w:r w:rsidR="0023114D">
          <w:rPr>
            <w:noProof/>
            <w:webHidden/>
          </w:rPr>
          <w:fldChar w:fldCharType="begin"/>
        </w:r>
        <w:r w:rsidR="00450D20">
          <w:rPr>
            <w:noProof/>
            <w:webHidden/>
          </w:rPr>
          <w:instrText xml:space="preserve"> PAGEREF _Toc225168219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220" w:history="1">
        <w:r w:rsidR="00450D20" w:rsidRPr="007A682A">
          <w:rPr>
            <w:rStyle w:val="Hyperlink"/>
            <w:noProof/>
          </w:rPr>
          <w:t>5.8.6.4</w:t>
        </w:r>
        <w:r w:rsidR="00450D20">
          <w:rPr>
            <w:rFonts w:eastAsiaTheme="minorEastAsia"/>
            <w:noProof/>
            <w:sz w:val="22"/>
            <w:szCs w:val="22"/>
            <w:lang w:eastAsia="nl-BE"/>
          </w:rPr>
          <w:tab/>
        </w:r>
        <w:r w:rsidR="00450D20" w:rsidRPr="007A682A">
          <w:rPr>
            <w:rStyle w:val="Hyperlink"/>
            <w:noProof/>
          </w:rPr>
          <w:t>Overzicht zoekopdrachten met 0 resultaten</w:t>
        </w:r>
        <w:r w:rsidR="00450D20">
          <w:rPr>
            <w:noProof/>
            <w:webHidden/>
          </w:rPr>
          <w:tab/>
        </w:r>
        <w:r w:rsidR="0023114D">
          <w:rPr>
            <w:noProof/>
            <w:webHidden/>
          </w:rPr>
          <w:fldChar w:fldCharType="begin"/>
        </w:r>
        <w:r w:rsidR="00450D20">
          <w:rPr>
            <w:noProof/>
            <w:webHidden/>
          </w:rPr>
          <w:instrText xml:space="preserve"> PAGEREF _Toc225168220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450D20" w:rsidRDefault="00D05586">
      <w:pPr>
        <w:pStyle w:val="Inhopg4"/>
        <w:tabs>
          <w:tab w:val="left" w:pos="1400"/>
          <w:tab w:val="right" w:leader="dot" w:pos="10309"/>
        </w:tabs>
        <w:rPr>
          <w:rFonts w:eastAsiaTheme="minorEastAsia"/>
          <w:noProof/>
          <w:sz w:val="22"/>
          <w:szCs w:val="22"/>
          <w:lang w:eastAsia="nl-BE"/>
        </w:rPr>
      </w:pPr>
      <w:hyperlink w:anchor="_Toc225168221" w:history="1">
        <w:r w:rsidR="00450D20" w:rsidRPr="007A682A">
          <w:rPr>
            <w:rStyle w:val="Hyperlink"/>
            <w:noProof/>
          </w:rPr>
          <w:t>5.8.6.5</w:t>
        </w:r>
        <w:r w:rsidR="00450D20">
          <w:rPr>
            <w:rFonts w:eastAsiaTheme="minorEastAsia"/>
            <w:noProof/>
            <w:sz w:val="22"/>
            <w:szCs w:val="22"/>
            <w:lang w:eastAsia="nl-BE"/>
          </w:rPr>
          <w:tab/>
        </w:r>
        <w:r w:rsidR="00450D20" w:rsidRPr="007A682A">
          <w:rPr>
            <w:rStyle w:val="Hyperlink"/>
            <w:noProof/>
          </w:rPr>
          <w:t>Overzicht top 10, top 100, … van ingetype zoekwoorden</w:t>
        </w:r>
        <w:r w:rsidR="00450D20">
          <w:rPr>
            <w:noProof/>
            <w:webHidden/>
          </w:rPr>
          <w:tab/>
        </w:r>
        <w:r w:rsidR="0023114D">
          <w:rPr>
            <w:noProof/>
            <w:webHidden/>
          </w:rPr>
          <w:fldChar w:fldCharType="begin"/>
        </w:r>
        <w:r w:rsidR="00450D20">
          <w:rPr>
            <w:noProof/>
            <w:webHidden/>
          </w:rPr>
          <w:instrText xml:space="preserve"> PAGEREF _Toc225168221 \h </w:instrText>
        </w:r>
        <w:r w:rsidR="0023114D">
          <w:rPr>
            <w:noProof/>
            <w:webHidden/>
          </w:rPr>
        </w:r>
        <w:r w:rsidR="0023114D">
          <w:rPr>
            <w:noProof/>
            <w:webHidden/>
          </w:rPr>
          <w:fldChar w:fldCharType="separate"/>
        </w:r>
        <w:r w:rsidR="00A25E90">
          <w:rPr>
            <w:noProof/>
            <w:webHidden/>
          </w:rPr>
          <w:t>48</w:t>
        </w:r>
        <w:r w:rsidR="0023114D">
          <w:rPr>
            <w:noProof/>
            <w:webHidden/>
          </w:rPr>
          <w:fldChar w:fldCharType="end"/>
        </w:r>
      </w:hyperlink>
    </w:p>
    <w:p w:rsidR="00295365" w:rsidRPr="00FE01CC" w:rsidRDefault="0023114D" w:rsidP="00295365">
      <w:pPr>
        <w:pStyle w:val="NormalDarkGrey"/>
      </w:pPr>
      <w:r w:rsidRPr="00FE01CC">
        <w:fldChar w:fldCharType="end"/>
      </w:r>
    </w:p>
    <w:p w:rsidR="00E019AE" w:rsidRPr="00FE01CC" w:rsidRDefault="00E019AE" w:rsidP="00295365">
      <w:pPr>
        <w:pStyle w:val="NormalDarkGrey"/>
      </w:pPr>
    </w:p>
    <w:p w:rsidR="00295365" w:rsidRPr="00FE01CC" w:rsidRDefault="00295365">
      <w:pPr>
        <w:spacing w:after="200"/>
        <w:rPr>
          <w:color w:val="5C5C5C"/>
        </w:rPr>
      </w:pPr>
      <w:r w:rsidRPr="00FE01CC">
        <w:br w:type="page"/>
      </w:r>
    </w:p>
    <w:p w:rsidR="00295365" w:rsidRPr="00FE01CC" w:rsidRDefault="00295365" w:rsidP="00784C3B">
      <w:pPr>
        <w:pStyle w:val="Kop1"/>
      </w:pPr>
      <w:bookmarkStart w:id="10" w:name="_Toc225168040"/>
      <w:r w:rsidRPr="00FE01CC">
        <w:lastRenderedPageBreak/>
        <w:t>Inleiding</w:t>
      </w:r>
      <w:bookmarkEnd w:id="10"/>
    </w:p>
    <w:p w:rsidR="005E35C9" w:rsidRDefault="005E35C9" w:rsidP="005E35C9">
      <w:r>
        <w:t>In dit document concretiseren we de functionele specificaties verder. We ontwerpen abstracte schermweergaven en specificeren de verschillende stappen die horen bij elke type van taak.</w:t>
      </w:r>
    </w:p>
    <w:p w:rsidR="005E35C9" w:rsidRDefault="005E35C9" w:rsidP="005E35C9"/>
    <w:p w:rsidR="005E35C9" w:rsidRDefault="005E35C9" w:rsidP="005E35C9">
      <w:r>
        <w:t>Hieronder overlopen we de diverse schermen die ontwikkeld zullen worden voor de assetmanagement applicatie. Voor complexe procedures zullen meerdere schermen weergegeven worden en wordt een overzicht gegeven van de verschillende stappen. Op die manier wordt het meer abstracte verhaal uit het functioneel ontwerp concreter.</w:t>
      </w:r>
    </w:p>
    <w:p w:rsidR="00E71EEE" w:rsidRDefault="00E71EEE">
      <w:pPr>
        <w:spacing w:after="200"/>
        <w:rPr>
          <w:rFonts w:asciiTheme="majorHAnsi" w:eastAsiaTheme="majorEastAsia" w:hAnsiTheme="majorHAnsi" w:cstheme="majorBidi"/>
          <w:b/>
          <w:bCs/>
          <w:color w:val="FFFFFF" w:themeColor="background1"/>
          <w:sz w:val="32"/>
          <w:szCs w:val="28"/>
        </w:rPr>
      </w:pPr>
      <w:r>
        <w:br w:type="page"/>
      </w:r>
    </w:p>
    <w:p w:rsidR="00C36744" w:rsidRDefault="0069594F" w:rsidP="00C36744">
      <w:pPr>
        <w:pStyle w:val="Kop1"/>
      </w:pPr>
      <w:bookmarkStart w:id="11" w:name="_Toc225168041"/>
      <w:r>
        <w:lastRenderedPageBreak/>
        <w:t>F</w:t>
      </w:r>
      <w:r w:rsidR="00C36744">
        <w:t>unctionaliteit</w:t>
      </w:r>
      <w:bookmarkEnd w:id="11"/>
    </w:p>
    <w:p w:rsidR="00C36744" w:rsidRDefault="006F53FD" w:rsidP="00C36744">
      <w:r>
        <w:t>Een globaal overzicht van de functionaliteit die het nieuw te bouwen AssetManagement Systeem moet bieden, is beschreven in het Functioneel Ontwerp. Al deze functionaliteit weergegeven in één boom, levert de functionaliteitenboom beden op. Deze boom geeft een schematisch overzicht van alle functionaliteit, op een hiërarchische manier gestructureerd. Merk op dat de hoofdingangen (1, 2, …) nagenoeg overeenkomen met het hoofdmenu in de header van de applicatie.</w:t>
      </w:r>
    </w:p>
    <w:p w:rsidR="004176E4" w:rsidRDefault="004176E4" w:rsidP="004176E4">
      <w:pPr>
        <w:pStyle w:val="Kop2"/>
      </w:pPr>
      <w:bookmarkStart w:id="12" w:name="_Toc225168042"/>
      <w:r>
        <w:t>Functionaliteitenboom</w:t>
      </w:r>
      <w:bookmarkEnd w:id="12"/>
    </w:p>
    <w:p w:rsidR="004176E4" w:rsidRDefault="004176E4" w:rsidP="004176E4">
      <w:pPr>
        <w:pStyle w:val="Lijstalinea"/>
        <w:numPr>
          <w:ilvl w:val="0"/>
          <w:numId w:val="22"/>
        </w:numPr>
      </w:pPr>
      <w:r>
        <w:t>Aanmelden/afmelden</w:t>
      </w:r>
    </w:p>
    <w:p w:rsidR="004176E4" w:rsidRDefault="004176E4" w:rsidP="004176E4">
      <w:pPr>
        <w:pStyle w:val="Lijstalinea"/>
        <w:numPr>
          <w:ilvl w:val="1"/>
          <w:numId w:val="22"/>
        </w:numPr>
      </w:pPr>
      <w:r>
        <w:t>Aanmelden</w:t>
      </w:r>
    </w:p>
    <w:p w:rsidR="004176E4" w:rsidRDefault="004176E4" w:rsidP="004176E4">
      <w:pPr>
        <w:pStyle w:val="Lijstalinea"/>
        <w:numPr>
          <w:ilvl w:val="1"/>
          <w:numId w:val="22"/>
        </w:numPr>
      </w:pPr>
      <w:r>
        <w:t>Afmelden</w:t>
      </w:r>
    </w:p>
    <w:p w:rsidR="004176E4" w:rsidRDefault="004176E4" w:rsidP="004176E4">
      <w:pPr>
        <w:pStyle w:val="Lijstalinea"/>
        <w:numPr>
          <w:ilvl w:val="1"/>
          <w:numId w:val="22"/>
        </w:numPr>
      </w:pPr>
      <w:r>
        <w:t>Wachtwoord vergeten</w:t>
      </w:r>
    </w:p>
    <w:p w:rsidR="004176E4" w:rsidRDefault="004176E4" w:rsidP="004176E4">
      <w:pPr>
        <w:pStyle w:val="Lijstalinea"/>
        <w:numPr>
          <w:ilvl w:val="1"/>
          <w:numId w:val="22"/>
        </w:numPr>
      </w:pPr>
      <w:r>
        <w:t>Nieuwe gebruiker aanmelden</w:t>
      </w:r>
    </w:p>
    <w:p w:rsidR="004176E4" w:rsidRDefault="004176E4" w:rsidP="004176E4">
      <w:pPr>
        <w:pStyle w:val="Lijstalinea"/>
        <w:numPr>
          <w:ilvl w:val="0"/>
          <w:numId w:val="22"/>
        </w:numPr>
      </w:pPr>
      <w:r>
        <w:t>Zoeken</w:t>
      </w:r>
    </w:p>
    <w:p w:rsidR="004176E4" w:rsidRDefault="004176E4" w:rsidP="004176E4">
      <w:pPr>
        <w:pStyle w:val="Lijstalinea"/>
        <w:numPr>
          <w:ilvl w:val="1"/>
          <w:numId w:val="22"/>
        </w:numPr>
      </w:pPr>
      <w:r>
        <w:t>Eenvoudig zoeken</w:t>
      </w:r>
    </w:p>
    <w:p w:rsidR="000D7CD4" w:rsidRDefault="000D7CD4" w:rsidP="004176E4">
      <w:pPr>
        <w:pStyle w:val="Lijstalinea"/>
        <w:numPr>
          <w:ilvl w:val="1"/>
          <w:numId w:val="22"/>
        </w:numPr>
      </w:pPr>
      <w:r>
        <w:t>Geavanceerd zoeken</w:t>
      </w:r>
    </w:p>
    <w:p w:rsidR="000D7CD4" w:rsidRDefault="000D7CD4" w:rsidP="000D7CD4">
      <w:pPr>
        <w:pStyle w:val="Lijstalinea"/>
        <w:numPr>
          <w:ilvl w:val="2"/>
          <w:numId w:val="22"/>
        </w:numPr>
      </w:pPr>
      <w:r>
        <w:t>Zoeken naar assets van bepaald assettype</w:t>
      </w:r>
    </w:p>
    <w:p w:rsidR="000D7CD4" w:rsidRDefault="000D7CD4" w:rsidP="000D7CD4">
      <w:pPr>
        <w:pStyle w:val="Lijstalinea"/>
        <w:numPr>
          <w:ilvl w:val="2"/>
          <w:numId w:val="22"/>
        </w:numPr>
      </w:pPr>
      <w:r>
        <w:t>Zoeken n</w:t>
      </w:r>
      <w:r w:rsidR="000D4AC1">
        <w:t>aar asse</w:t>
      </w:r>
      <w:r>
        <w:t>ts via contextfilters</w:t>
      </w:r>
    </w:p>
    <w:p w:rsidR="00F942E1" w:rsidRDefault="00F942E1" w:rsidP="000D7CD4">
      <w:pPr>
        <w:pStyle w:val="Lijstalinea"/>
        <w:numPr>
          <w:ilvl w:val="2"/>
          <w:numId w:val="22"/>
        </w:numPr>
      </w:pPr>
      <w:r w:rsidRPr="00F942E1">
        <w:t>Zoeken via categorie (taxonomie)</w:t>
      </w:r>
    </w:p>
    <w:p w:rsidR="007F6858" w:rsidRDefault="007F6858" w:rsidP="000D7CD4">
      <w:pPr>
        <w:pStyle w:val="Lijstalinea"/>
        <w:numPr>
          <w:ilvl w:val="2"/>
          <w:numId w:val="22"/>
        </w:numPr>
      </w:pPr>
      <w:r>
        <w:t>Zoeken naar documenten</w:t>
      </w:r>
    </w:p>
    <w:p w:rsidR="000D7CD4" w:rsidRDefault="000D7CD4" w:rsidP="000D7CD4">
      <w:pPr>
        <w:pStyle w:val="Lijstalinea"/>
        <w:numPr>
          <w:ilvl w:val="1"/>
          <w:numId w:val="22"/>
        </w:numPr>
      </w:pPr>
      <w:r>
        <w:t>Zoekresultaten</w:t>
      </w:r>
    </w:p>
    <w:p w:rsidR="000D7CD4" w:rsidRDefault="000D7CD4" w:rsidP="000D7CD4">
      <w:pPr>
        <w:pStyle w:val="Lijstalinea"/>
        <w:numPr>
          <w:ilvl w:val="2"/>
          <w:numId w:val="22"/>
        </w:numPr>
      </w:pPr>
      <w:r>
        <w:t>Kort overzicht</w:t>
      </w:r>
    </w:p>
    <w:p w:rsidR="000D7CD4" w:rsidRDefault="000D7CD4" w:rsidP="000D7CD4">
      <w:pPr>
        <w:pStyle w:val="Lijstalinea"/>
        <w:numPr>
          <w:ilvl w:val="2"/>
          <w:numId w:val="22"/>
        </w:numPr>
      </w:pPr>
      <w:r>
        <w:t>Gedetailleerd overzicht</w:t>
      </w:r>
    </w:p>
    <w:p w:rsidR="000D7CD4" w:rsidRDefault="000D7CD4" w:rsidP="000D7CD4">
      <w:pPr>
        <w:pStyle w:val="Lijstalinea"/>
        <w:numPr>
          <w:ilvl w:val="2"/>
          <w:numId w:val="22"/>
        </w:numPr>
      </w:pPr>
      <w:r>
        <w:t>Sorteren op relevantie, datum, assettype, locatie, gebruiker</w:t>
      </w:r>
    </w:p>
    <w:p w:rsidR="000D7CD4" w:rsidRDefault="000D7CD4" w:rsidP="000D7CD4">
      <w:pPr>
        <w:pStyle w:val="Lijstalinea"/>
        <w:numPr>
          <w:ilvl w:val="2"/>
          <w:numId w:val="22"/>
        </w:numPr>
      </w:pPr>
      <w:r>
        <w:t>Verfijn resultaten (faceted search)</w:t>
      </w:r>
    </w:p>
    <w:p w:rsidR="005E7C6B" w:rsidRDefault="005E7C6B" w:rsidP="005E7C6B">
      <w:pPr>
        <w:pStyle w:val="Lijstalinea"/>
        <w:numPr>
          <w:ilvl w:val="0"/>
          <w:numId w:val="22"/>
        </w:numPr>
      </w:pPr>
      <w:r>
        <w:t>Weergave asset(s)</w:t>
      </w:r>
    </w:p>
    <w:p w:rsidR="005E7C6B" w:rsidRDefault="005E7C6B" w:rsidP="005E7C6B">
      <w:pPr>
        <w:pStyle w:val="Lijstalinea"/>
        <w:numPr>
          <w:ilvl w:val="1"/>
          <w:numId w:val="22"/>
        </w:numPr>
      </w:pPr>
      <w:r>
        <w:t>Standaard (read-only) weergave</w:t>
      </w:r>
    </w:p>
    <w:p w:rsidR="005E7C6B" w:rsidRDefault="00720B49" w:rsidP="005E7C6B">
      <w:pPr>
        <w:pStyle w:val="Lijstalinea"/>
        <w:numPr>
          <w:ilvl w:val="1"/>
          <w:numId w:val="22"/>
        </w:numPr>
      </w:pPr>
      <w:r>
        <w:t>Overzicht revisies</w:t>
      </w:r>
    </w:p>
    <w:p w:rsidR="00720B49" w:rsidRDefault="00720B49" w:rsidP="005E7C6B">
      <w:pPr>
        <w:pStyle w:val="Lijstalinea"/>
        <w:numPr>
          <w:ilvl w:val="1"/>
          <w:numId w:val="22"/>
        </w:numPr>
      </w:pPr>
      <w:r>
        <w:t>Weergave revisie (read-only)</w:t>
      </w:r>
    </w:p>
    <w:p w:rsidR="00720B49" w:rsidRDefault="00720B49" w:rsidP="005E7C6B">
      <w:pPr>
        <w:pStyle w:val="Lijstalinea"/>
        <w:numPr>
          <w:ilvl w:val="1"/>
          <w:numId w:val="22"/>
        </w:numPr>
      </w:pPr>
      <w:r>
        <w:t>Aanpassen asset (editeren)</w:t>
      </w:r>
    </w:p>
    <w:p w:rsidR="002535F9" w:rsidRDefault="002535F9" w:rsidP="002535F9">
      <w:pPr>
        <w:pStyle w:val="Lijstalinea"/>
        <w:numPr>
          <w:ilvl w:val="2"/>
          <w:numId w:val="22"/>
        </w:numPr>
      </w:pPr>
      <w:r>
        <w:t>Aanpassen attribuutdata</w:t>
      </w:r>
    </w:p>
    <w:p w:rsidR="002535F9" w:rsidRDefault="002535F9" w:rsidP="002535F9">
      <w:pPr>
        <w:pStyle w:val="Lijstalinea"/>
        <w:numPr>
          <w:ilvl w:val="2"/>
          <w:numId w:val="22"/>
        </w:numPr>
      </w:pPr>
      <w:r>
        <w:t>Aanpassen (toevoegen/verwijderen) taxonomieën/categorieën</w:t>
      </w:r>
      <w:r w:rsidR="001B02A6">
        <w:t>s</w:t>
      </w:r>
    </w:p>
    <w:p w:rsidR="00720B49" w:rsidRDefault="00720B49" w:rsidP="00720B49">
      <w:pPr>
        <w:pStyle w:val="Lijstalinea"/>
        <w:numPr>
          <w:ilvl w:val="1"/>
          <w:numId w:val="22"/>
        </w:numPr>
      </w:pPr>
      <w:r>
        <w:t>Creëer nieuw asset</w:t>
      </w:r>
    </w:p>
    <w:p w:rsidR="00720B49" w:rsidRDefault="00720B49" w:rsidP="00720B49">
      <w:pPr>
        <w:pStyle w:val="Lijstalinea"/>
        <w:numPr>
          <w:ilvl w:val="1"/>
          <w:numId w:val="22"/>
        </w:numPr>
      </w:pPr>
      <w:r>
        <w:t>Functionaliteit verbonden aan een bepaald type asset</w:t>
      </w:r>
      <w:r w:rsidR="00257E20">
        <w:t>?</w:t>
      </w:r>
    </w:p>
    <w:p w:rsidR="00257E20" w:rsidRDefault="00257E20" w:rsidP="00257E20">
      <w:pPr>
        <w:pStyle w:val="Lijstalinea"/>
        <w:numPr>
          <w:ilvl w:val="2"/>
          <w:numId w:val="22"/>
        </w:numPr>
      </w:pPr>
      <w:r>
        <w:t>Overzicht gelinkte assets</w:t>
      </w:r>
    </w:p>
    <w:p w:rsidR="00257E20" w:rsidRDefault="00257E20" w:rsidP="00257E20">
      <w:pPr>
        <w:pStyle w:val="Lijstalinea"/>
        <w:numPr>
          <w:ilvl w:val="2"/>
          <w:numId w:val="22"/>
        </w:numPr>
      </w:pPr>
      <w:r>
        <w:t>Overzicht verbonden taxonomieën/categorieën</w:t>
      </w:r>
    </w:p>
    <w:p w:rsidR="00257E20" w:rsidRDefault="00257E20" w:rsidP="00257E20">
      <w:pPr>
        <w:pStyle w:val="Lijstalinea"/>
        <w:numPr>
          <w:ilvl w:val="2"/>
          <w:numId w:val="22"/>
        </w:numPr>
      </w:pPr>
      <w:r>
        <w:t>Overzicht assets van gebruiker</w:t>
      </w:r>
    </w:p>
    <w:p w:rsidR="00257E20" w:rsidRDefault="00257E20" w:rsidP="00257E20">
      <w:pPr>
        <w:pStyle w:val="Lijstalinea"/>
        <w:numPr>
          <w:ilvl w:val="2"/>
          <w:numId w:val="22"/>
        </w:numPr>
      </w:pPr>
      <w:r>
        <w:t>Overzicht assets van locatie</w:t>
      </w:r>
    </w:p>
    <w:p w:rsidR="00257E20" w:rsidRDefault="00257E20" w:rsidP="00257E20">
      <w:pPr>
        <w:pStyle w:val="Lijstalinea"/>
        <w:numPr>
          <w:ilvl w:val="2"/>
          <w:numId w:val="22"/>
        </w:numPr>
      </w:pPr>
      <w:r>
        <w:t>Overzicht assets van departement</w:t>
      </w:r>
    </w:p>
    <w:p w:rsidR="00745EB8" w:rsidRPr="00745EB8" w:rsidRDefault="00745EB8" w:rsidP="00257E20">
      <w:pPr>
        <w:pStyle w:val="Lijstalinea"/>
        <w:numPr>
          <w:ilvl w:val="2"/>
          <w:numId w:val="22"/>
        </w:numPr>
        <w:rPr>
          <w:lang w:val="en-US"/>
        </w:rPr>
      </w:pPr>
      <w:r w:rsidRPr="00745EB8">
        <w:rPr>
          <w:lang w:val="en-US"/>
        </w:rPr>
        <w:t>Export assetdata (te</w:t>
      </w:r>
      <w:r w:rsidR="00B02494">
        <w:rPr>
          <w:lang w:val="en-US"/>
        </w:rPr>
        <w:t>kst</w:t>
      </w:r>
      <w:r w:rsidRPr="00745EB8">
        <w:rPr>
          <w:lang w:val="en-US"/>
        </w:rPr>
        <w:t>, xml, Excel, …)</w:t>
      </w:r>
    </w:p>
    <w:p w:rsidR="00257E20" w:rsidRDefault="0011202B" w:rsidP="00257E20">
      <w:pPr>
        <w:pStyle w:val="Lijstalinea"/>
        <w:numPr>
          <w:ilvl w:val="0"/>
          <w:numId w:val="22"/>
        </w:numPr>
      </w:pPr>
      <w:r>
        <w:t xml:space="preserve">Uitleenmodule </w:t>
      </w:r>
      <w:r w:rsidR="00257E20">
        <w:t>en reservatie</w:t>
      </w:r>
      <w:r>
        <w:t>s</w:t>
      </w:r>
    </w:p>
    <w:p w:rsidR="00257E20" w:rsidRDefault="00257E20" w:rsidP="00257E20">
      <w:pPr>
        <w:pStyle w:val="Lijstalinea"/>
        <w:numPr>
          <w:ilvl w:val="1"/>
          <w:numId w:val="22"/>
        </w:numPr>
      </w:pPr>
      <w:r>
        <w:t>Inchecken asses</w:t>
      </w:r>
      <w:r w:rsidR="003D63D4">
        <w:t xml:space="preserve"> (terugbrengen)</w:t>
      </w:r>
    </w:p>
    <w:p w:rsidR="003D63D4" w:rsidRDefault="003D63D4" w:rsidP="003D63D4">
      <w:pPr>
        <w:pStyle w:val="Lijstalinea"/>
        <w:numPr>
          <w:ilvl w:val="2"/>
          <w:numId w:val="22"/>
        </w:numPr>
      </w:pPr>
      <w:r>
        <w:t>Assets beschadigd</w:t>
      </w:r>
    </w:p>
    <w:p w:rsidR="003D63D4" w:rsidRDefault="003D63D4" w:rsidP="003D63D4">
      <w:pPr>
        <w:pStyle w:val="Lijstalinea"/>
        <w:numPr>
          <w:ilvl w:val="2"/>
          <w:numId w:val="22"/>
        </w:numPr>
      </w:pPr>
      <w:r>
        <w:t>Assets verloren</w:t>
      </w:r>
    </w:p>
    <w:p w:rsidR="003D63D4" w:rsidRDefault="00257E20" w:rsidP="003D63D4">
      <w:pPr>
        <w:pStyle w:val="Lijstalinea"/>
        <w:numPr>
          <w:ilvl w:val="1"/>
          <w:numId w:val="22"/>
        </w:numPr>
      </w:pPr>
      <w:r>
        <w:t>Uitchecken assets</w:t>
      </w:r>
    </w:p>
    <w:p w:rsidR="00257E20" w:rsidRDefault="00AD7293" w:rsidP="00257E20">
      <w:pPr>
        <w:pStyle w:val="Lijstalinea"/>
        <w:numPr>
          <w:ilvl w:val="1"/>
          <w:numId w:val="22"/>
        </w:numPr>
      </w:pPr>
      <w:r>
        <w:t>Re</w:t>
      </w:r>
      <w:r w:rsidR="000D4AC1">
        <w:t>servaties</w:t>
      </w:r>
    </w:p>
    <w:p w:rsidR="0011202B" w:rsidRDefault="0011202B" w:rsidP="00257E20">
      <w:pPr>
        <w:pStyle w:val="Lijstalinea"/>
        <w:numPr>
          <w:ilvl w:val="1"/>
          <w:numId w:val="22"/>
        </w:numPr>
      </w:pPr>
      <w:r>
        <w:t>Rapportage</w:t>
      </w:r>
    </w:p>
    <w:p w:rsidR="00C871E7" w:rsidRDefault="00C871E7" w:rsidP="00C871E7">
      <w:pPr>
        <w:pStyle w:val="Lijstalinea"/>
        <w:numPr>
          <w:ilvl w:val="0"/>
          <w:numId w:val="22"/>
        </w:numPr>
      </w:pPr>
      <w:r>
        <w:t>Financiële module</w:t>
      </w:r>
    </w:p>
    <w:p w:rsidR="00C871E7" w:rsidRDefault="00B2543E" w:rsidP="00C871E7">
      <w:pPr>
        <w:pStyle w:val="Lijstalinea"/>
        <w:numPr>
          <w:ilvl w:val="1"/>
          <w:numId w:val="22"/>
        </w:numPr>
      </w:pPr>
      <w:r>
        <w:t>Bankrekeningtransacties</w:t>
      </w:r>
    </w:p>
    <w:p w:rsidR="00B2543E" w:rsidRDefault="00B2543E" w:rsidP="00C871E7">
      <w:pPr>
        <w:pStyle w:val="Lijstalinea"/>
        <w:numPr>
          <w:ilvl w:val="1"/>
          <w:numId w:val="22"/>
        </w:numPr>
      </w:pPr>
      <w:r>
        <w:t>Afschrijvingen</w:t>
      </w:r>
    </w:p>
    <w:p w:rsidR="00B2543E" w:rsidRDefault="00B2543E" w:rsidP="00C871E7">
      <w:pPr>
        <w:pStyle w:val="Lijstalinea"/>
        <w:numPr>
          <w:ilvl w:val="1"/>
          <w:numId w:val="22"/>
        </w:numPr>
      </w:pPr>
      <w:r>
        <w:t>Onderhoud</w:t>
      </w:r>
    </w:p>
    <w:p w:rsidR="00B2543E" w:rsidRDefault="00B2543E" w:rsidP="00C871E7">
      <w:pPr>
        <w:pStyle w:val="Lijstalinea"/>
        <w:numPr>
          <w:ilvl w:val="1"/>
          <w:numId w:val="22"/>
        </w:numPr>
      </w:pPr>
      <w:r>
        <w:t>Rapporten overige</w:t>
      </w:r>
    </w:p>
    <w:p w:rsidR="00475DEA" w:rsidRDefault="00F76136" w:rsidP="00475DEA">
      <w:pPr>
        <w:pStyle w:val="Lijstalinea"/>
        <w:numPr>
          <w:ilvl w:val="0"/>
          <w:numId w:val="22"/>
        </w:numPr>
      </w:pPr>
      <w:r>
        <w:lastRenderedPageBreak/>
        <w:t xml:space="preserve">Mobile </w:t>
      </w:r>
      <w:r w:rsidR="00475DEA">
        <w:t>module</w:t>
      </w:r>
    </w:p>
    <w:p w:rsidR="00475DEA" w:rsidRDefault="00475DEA" w:rsidP="00475DEA">
      <w:pPr>
        <w:pStyle w:val="Lijstalinea"/>
        <w:numPr>
          <w:ilvl w:val="1"/>
          <w:numId w:val="22"/>
        </w:numPr>
      </w:pPr>
      <w:r>
        <w:t>Creatie nieuwe inventarisatie</w:t>
      </w:r>
    </w:p>
    <w:p w:rsidR="00475DEA" w:rsidRDefault="00475DEA" w:rsidP="00475DEA">
      <w:pPr>
        <w:pStyle w:val="Lijstalinea"/>
        <w:numPr>
          <w:ilvl w:val="1"/>
          <w:numId w:val="22"/>
        </w:numPr>
      </w:pPr>
      <w:r>
        <w:t>Synchroniseren offline inventarisdata</w:t>
      </w:r>
    </w:p>
    <w:p w:rsidR="00475DEA" w:rsidRDefault="00475DEA" w:rsidP="00475DEA">
      <w:pPr>
        <w:pStyle w:val="Lijstalinea"/>
        <w:numPr>
          <w:ilvl w:val="1"/>
          <w:numId w:val="22"/>
        </w:numPr>
      </w:pPr>
      <w:r>
        <w:t>Overzicht inventarisaties</w:t>
      </w:r>
    </w:p>
    <w:p w:rsidR="006A01B6" w:rsidRDefault="006A01B6" w:rsidP="006A01B6">
      <w:pPr>
        <w:pStyle w:val="Lijstalinea"/>
        <w:numPr>
          <w:ilvl w:val="0"/>
          <w:numId w:val="22"/>
        </w:numPr>
      </w:pPr>
      <w:r>
        <w:t>DocumentManagement</w:t>
      </w:r>
    </w:p>
    <w:p w:rsidR="006A01B6" w:rsidRDefault="006A01B6" w:rsidP="006A01B6">
      <w:pPr>
        <w:pStyle w:val="Lijstalinea"/>
        <w:numPr>
          <w:ilvl w:val="1"/>
          <w:numId w:val="22"/>
        </w:numPr>
      </w:pPr>
      <w:r>
        <w:t xml:space="preserve">Import documenten </w:t>
      </w:r>
      <w:r w:rsidR="00A674BA">
        <w:t>(naamgeving!!!)</w:t>
      </w:r>
    </w:p>
    <w:p w:rsidR="006A01B6" w:rsidRDefault="006A01B6" w:rsidP="006A01B6">
      <w:pPr>
        <w:pStyle w:val="Lijstalinea"/>
        <w:numPr>
          <w:ilvl w:val="1"/>
          <w:numId w:val="22"/>
        </w:numPr>
      </w:pPr>
      <w:r>
        <w:t>Onderhoud documenten</w:t>
      </w:r>
    </w:p>
    <w:p w:rsidR="006A01B6" w:rsidRDefault="006A01B6" w:rsidP="006A01B6">
      <w:pPr>
        <w:pStyle w:val="Lijstalinea"/>
        <w:numPr>
          <w:ilvl w:val="1"/>
          <w:numId w:val="22"/>
        </w:numPr>
      </w:pPr>
      <w:r>
        <w:t>Indexatie documenten</w:t>
      </w:r>
    </w:p>
    <w:p w:rsidR="00230556" w:rsidRDefault="00230556" w:rsidP="00230556">
      <w:pPr>
        <w:pStyle w:val="Lijstalinea"/>
        <w:numPr>
          <w:ilvl w:val="0"/>
          <w:numId w:val="22"/>
        </w:numPr>
      </w:pPr>
      <w:r>
        <w:t xml:space="preserve">Beheer </w:t>
      </w:r>
    </w:p>
    <w:p w:rsidR="00097EC0" w:rsidRDefault="00097EC0" w:rsidP="00097EC0">
      <w:pPr>
        <w:pStyle w:val="Lijstalinea"/>
        <w:numPr>
          <w:ilvl w:val="1"/>
          <w:numId w:val="22"/>
        </w:numPr>
      </w:pPr>
      <w:r>
        <w:t>Mijn account</w:t>
      </w:r>
    </w:p>
    <w:p w:rsidR="00097EC0" w:rsidRDefault="00097EC0" w:rsidP="00097EC0">
      <w:pPr>
        <w:pStyle w:val="Lijstalinea"/>
        <w:numPr>
          <w:ilvl w:val="2"/>
          <w:numId w:val="22"/>
        </w:numPr>
      </w:pPr>
      <w:r>
        <w:t>Wijzigen wachtwoord</w:t>
      </w:r>
    </w:p>
    <w:p w:rsidR="00097EC0" w:rsidRDefault="00097EC0" w:rsidP="00097EC0">
      <w:pPr>
        <w:pStyle w:val="Lijstalinea"/>
        <w:numPr>
          <w:ilvl w:val="2"/>
          <w:numId w:val="22"/>
        </w:numPr>
      </w:pPr>
      <w:r>
        <w:t xml:space="preserve">Wijzigen </w:t>
      </w:r>
      <w:r w:rsidR="00F93350">
        <w:t>persoonlijke gegevens</w:t>
      </w:r>
    </w:p>
    <w:p w:rsidR="00F93350" w:rsidRDefault="00F93350" w:rsidP="00097EC0">
      <w:pPr>
        <w:pStyle w:val="Lijstalinea"/>
        <w:numPr>
          <w:ilvl w:val="2"/>
          <w:numId w:val="22"/>
        </w:numPr>
      </w:pPr>
      <w:r>
        <w:t>Wijzigen persoonlijke instellingen</w:t>
      </w:r>
    </w:p>
    <w:p w:rsidR="00F93350" w:rsidRDefault="00F93350" w:rsidP="00F93350">
      <w:pPr>
        <w:pStyle w:val="Lijstalinea"/>
        <w:numPr>
          <w:ilvl w:val="3"/>
          <w:numId w:val="22"/>
        </w:numPr>
      </w:pPr>
      <w:r>
        <w:t>Activatie/deactivatie helpschermen</w:t>
      </w:r>
    </w:p>
    <w:p w:rsidR="00F93350" w:rsidRDefault="00F93350" w:rsidP="00F93350">
      <w:pPr>
        <w:pStyle w:val="Lijstalinea"/>
        <w:numPr>
          <w:ilvl w:val="3"/>
          <w:numId w:val="22"/>
        </w:numPr>
      </w:pPr>
      <w:r>
        <w:t>Voorkeur taxonomieën (hoger in resultatenlijst)</w:t>
      </w:r>
    </w:p>
    <w:p w:rsidR="00EA5471" w:rsidRDefault="00EA5471" w:rsidP="00F93350">
      <w:pPr>
        <w:pStyle w:val="Lijstalinea"/>
        <w:numPr>
          <w:ilvl w:val="3"/>
          <w:numId w:val="22"/>
        </w:numPr>
      </w:pPr>
      <w:r>
        <w:t>Voorkeur assettypes (hoger in resultatenlijst)</w:t>
      </w:r>
    </w:p>
    <w:p w:rsidR="001B02A6" w:rsidRDefault="001B02A6" w:rsidP="001B02A6">
      <w:pPr>
        <w:pStyle w:val="Lijstalinea"/>
        <w:numPr>
          <w:ilvl w:val="1"/>
          <w:numId w:val="22"/>
        </w:numPr>
      </w:pPr>
      <w:r>
        <w:t>Locatiemanagement</w:t>
      </w:r>
    </w:p>
    <w:p w:rsidR="001B02A6" w:rsidRDefault="001B02A6" w:rsidP="001B02A6">
      <w:pPr>
        <w:pStyle w:val="Lijstalinea"/>
        <w:numPr>
          <w:ilvl w:val="2"/>
          <w:numId w:val="22"/>
        </w:numPr>
      </w:pPr>
      <w:r>
        <w:t>Overzicht gebouwen</w:t>
      </w:r>
    </w:p>
    <w:p w:rsidR="001B02A6" w:rsidRDefault="001B02A6" w:rsidP="001B02A6">
      <w:pPr>
        <w:pStyle w:val="Lijstalinea"/>
        <w:numPr>
          <w:ilvl w:val="2"/>
          <w:numId w:val="22"/>
        </w:numPr>
      </w:pPr>
      <w:r>
        <w:t>Overzicht locaties/ruimtes per gebouw</w:t>
      </w:r>
    </w:p>
    <w:p w:rsidR="001B02A6" w:rsidRDefault="001B02A6" w:rsidP="001B02A6">
      <w:pPr>
        <w:pStyle w:val="Lijstalinea"/>
        <w:numPr>
          <w:ilvl w:val="2"/>
          <w:numId w:val="22"/>
        </w:numPr>
      </w:pPr>
      <w:r>
        <w:t>Onderhoud gebouwen en locaties</w:t>
      </w:r>
    </w:p>
    <w:p w:rsidR="001B02A6" w:rsidRDefault="001B02A6" w:rsidP="001B02A6">
      <w:pPr>
        <w:pStyle w:val="Lijstalinea"/>
        <w:numPr>
          <w:ilvl w:val="2"/>
          <w:numId w:val="22"/>
        </w:numPr>
      </w:pPr>
      <w:r>
        <w:t>Verhuismodule</w:t>
      </w:r>
    </w:p>
    <w:p w:rsidR="001B02A6" w:rsidRDefault="001B02A6" w:rsidP="001B02A6">
      <w:pPr>
        <w:pStyle w:val="Lijstalinea"/>
        <w:numPr>
          <w:ilvl w:val="3"/>
          <w:numId w:val="22"/>
        </w:numPr>
      </w:pPr>
      <w:r>
        <w:t xml:space="preserve">Creatie/onderhoud </w:t>
      </w:r>
      <w:commentRangeStart w:id="13"/>
      <w:r>
        <w:t>verhuizing</w:t>
      </w:r>
      <w:commentRangeEnd w:id="13"/>
      <w:r>
        <w:rPr>
          <w:rStyle w:val="Verwijzingopmerking"/>
        </w:rPr>
        <w:commentReference w:id="13"/>
      </w:r>
    </w:p>
    <w:p w:rsidR="001B02A6" w:rsidRDefault="001B02A6" w:rsidP="001B02A6">
      <w:pPr>
        <w:pStyle w:val="Lijstalinea"/>
        <w:numPr>
          <w:ilvl w:val="3"/>
          <w:numId w:val="22"/>
        </w:numPr>
      </w:pPr>
      <w:r>
        <w:t>Aanpassen locaties (NextLocation)</w:t>
      </w:r>
    </w:p>
    <w:p w:rsidR="001B02A6" w:rsidRDefault="001B02A6" w:rsidP="001B02A6">
      <w:pPr>
        <w:pStyle w:val="Lijstalinea"/>
        <w:numPr>
          <w:ilvl w:val="3"/>
          <w:numId w:val="22"/>
        </w:numPr>
      </w:pPr>
      <w:r>
        <w:t>Importeren locatiemutatie bestanden</w:t>
      </w:r>
    </w:p>
    <w:p w:rsidR="001B02A6" w:rsidRDefault="001B02A6" w:rsidP="001B02A6">
      <w:pPr>
        <w:pStyle w:val="Lijstalinea"/>
        <w:numPr>
          <w:ilvl w:val="3"/>
          <w:numId w:val="22"/>
        </w:numPr>
      </w:pPr>
      <w:r>
        <w:t>Export locatiemutatie bestanden</w:t>
      </w:r>
    </w:p>
    <w:p w:rsidR="001B02A6" w:rsidRDefault="001B02A6" w:rsidP="001B02A6">
      <w:pPr>
        <w:pStyle w:val="Lijstalinea"/>
        <w:numPr>
          <w:ilvl w:val="3"/>
          <w:numId w:val="22"/>
        </w:numPr>
      </w:pPr>
      <w:r>
        <w:t>Rapporten</w:t>
      </w:r>
    </w:p>
    <w:p w:rsidR="001B02A6" w:rsidRDefault="001B02A6" w:rsidP="001B02A6">
      <w:pPr>
        <w:pStyle w:val="Lijstalinea"/>
        <w:numPr>
          <w:ilvl w:val="3"/>
          <w:numId w:val="22"/>
        </w:numPr>
      </w:pPr>
      <w:r>
        <w:t>Uitvoeren verhuizing (aanpassen gegevens)</w:t>
      </w:r>
    </w:p>
    <w:p w:rsidR="001B02A6" w:rsidRDefault="001B02A6" w:rsidP="001B02A6">
      <w:pPr>
        <w:pStyle w:val="Lijstalinea"/>
        <w:numPr>
          <w:ilvl w:val="3"/>
          <w:numId w:val="22"/>
        </w:numPr>
      </w:pPr>
      <w:r>
        <w:t>Overzicht verhuizingen (historie)</w:t>
      </w:r>
    </w:p>
    <w:p w:rsidR="00230556" w:rsidRDefault="001749C9" w:rsidP="00230556">
      <w:pPr>
        <w:pStyle w:val="Lijstalinea"/>
        <w:numPr>
          <w:ilvl w:val="1"/>
          <w:numId w:val="22"/>
        </w:numPr>
      </w:pPr>
      <w:r>
        <w:t>Configuratie asset (type)</w:t>
      </w:r>
    </w:p>
    <w:p w:rsidR="001749C9" w:rsidRDefault="003B7E95" w:rsidP="001749C9">
      <w:pPr>
        <w:pStyle w:val="Lijstalinea"/>
        <w:numPr>
          <w:ilvl w:val="2"/>
          <w:numId w:val="22"/>
        </w:numPr>
      </w:pPr>
      <w:r>
        <w:t>Nieuw</w:t>
      </w:r>
      <w:r w:rsidR="001749C9">
        <w:t xml:space="preserve"> type asset (wizard)</w:t>
      </w:r>
    </w:p>
    <w:p w:rsidR="001749C9" w:rsidRDefault="001749C9" w:rsidP="001749C9">
      <w:pPr>
        <w:pStyle w:val="Lijstalinea"/>
        <w:numPr>
          <w:ilvl w:val="2"/>
          <w:numId w:val="22"/>
        </w:numPr>
      </w:pPr>
      <w:r>
        <w:t>Aanpassen bestaand type (wizard)</w:t>
      </w:r>
    </w:p>
    <w:p w:rsidR="00301CF5" w:rsidRDefault="00301CF5" w:rsidP="00301CF5">
      <w:pPr>
        <w:pStyle w:val="Lijstalinea"/>
        <w:numPr>
          <w:ilvl w:val="3"/>
          <w:numId w:val="22"/>
        </w:numPr>
      </w:pPr>
      <w:r>
        <w:t>Aanpassen labels</w:t>
      </w:r>
    </w:p>
    <w:p w:rsidR="005E7C6B" w:rsidRPr="005E7C6B" w:rsidRDefault="005E7C6B" w:rsidP="00301CF5">
      <w:pPr>
        <w:pStyle w:val="Lijstalinea"/>
        <w:numPr>
          <w:ilvl w:val="3"/>
          <w:numId w:val="22"/>
        </w:numPr>
        <w:rPr>
          <w:lang w:val="en-US"/>
        </w:rPr>
      </w:pPr>
      <w:r w:rsidRPr="005E7C6B">
        <w:rPr>
          <w:lang w:val="en-US"/>
        </w:rPr>
        <w:t xml:space="preserve">Aanpassen schermlay-out (lay-out, panels, attributen/lay-out) </w:t>
      </w:r>
    </w:p>
    <w:p w:rsidR="005E7C6B" w:rsidRDefault="005E7C6B" w:rsidP="00301CF5">
      <w:pPr>
        <w:pStyle w:val="Lijstalinea"/>
        <w:numPr>
          <w:ilvl w:val="3"/>
          <w:numId w:val="22"/>
        </w:numPr>
      </w:pPr>
      <w:r>
        <w:t>Aanpassen sleutelwoorden, indexes</w:t>
      </w:r>
    </w:p>
    <w:p w:rsidR="00301CF5" w:rsidRDefault="00301CF5" w:rsidP="00301CF5">
      <w:pPr>
        <w:pStyle w:val="Lijstalinea"/>
        <w:numPr>
          <w:ilvl w:val="3"/>
          <w:numId w:val="22"/>
        </w:numPr>
      </w:pPr>
      <w:r>
        <w:t xml:space="preserve">Aanpassen </w:t>
      </w:r>
      <w:r w:rsidR="005E7C6B">
        <w:t>attributen (</w:t>
      </w:r>
      <w:r w:rsidR="005E7C6B">
        <w:sym w:font="Wingdings" w:char="F0E0"/>
      </w:r>
      <w:r w:rsidR="005E7C6B">
        <w:t xml:space="preserve"> nieuwe release)</w:t>
      </w:r>
    </w:p>
    <w:p w:rsidR="001749C9" w:rsidRDefault="001749C9" w:rsidP="001749C9">
      <w:pPr>
        <w:pStyle w:val="Lijstalinea"/>
        <w:numPr>
          <w:ilvl w:val="2"/>
          <w:numId w:val="22"/>
        </w:numPr>
      </w:pPr>
      <w:r>
        <w:t>Overzicht wijzigingen</w:t>
      </w:r>
      <w:r w:rsidR="003B7E95">
        <w:t xml:space="preserve"> assettypes</w:t>
      </w:r>
    </w:p>
    <w:p w:rsidR="003B7E95" w:rsidRDefault="001749C9" w:rsidP="00301CF5">
      <w:pPr>
        <w:pStyle w:val="Lijstalinea"/>
        <w:numPr>
          <w:ilvl w:val="2"/>
          <w:numId w:val="22"/>
        </w:numPr>
      </w:pPr>
      <w:r>
        <w:t>Beheer lijsten</w:t>
      </w:r>
    </w:p>
    <w:p w:rsidR="001749C9" w:rsidRDefault="001749C9" w:rsidP="001749C9">
      <w:pPr>
        <w:pStyle w:val="Lijstalinea"/>
        <w:numPr>
          <w:ilvl w:val="1"/>
          <w:numId w:val="22"/>
        </w:numPr>
      </w:pPr>
      <w:r>
        <w:t>Con</w:t>
      </w:r>
      <w:r w:rsidR="005734D7">
        <w:t>figuratie Taxonomieën</w:t>
      </w:r>
    </w:p>
    <w:p w:rsidR="005734D7" w:rsidRDefault="00395636" w:rsidP="00395636">
      <w:pPr>
        <w:pStyle w:val="Lijstalinea"/>
        <w:numPr>
          <w:ilvl w:val="2"/>
          <w:numId w:val="22"/>
        </w:numPr>
      </w:pPr>
      <w:r>
        <w:t>Creatie/onderhoud taxonomieën</w:t>
      </w:r>
    </w:p>
    <w:p w:rsidR="00395636" w:rsidRDefault="00395636" w:rsidP="00395636">
      <w:pPr>
        <w:pStyle w:val="Lijstalinea"/>
        <w:numPr>
          <w:ilvl w:val="2"/>
          <w:numId w:val="22"/>
        </w:numPr>
      </w:pPr>
      <w:r>
        <w:t>Creatie/onderhoud categorie</w:t>
      </w:r>
    </w:p>
    <w:p w:rsidR="00395636" w:rsidRDefault="00395636" w:rsidP="00395636">
      <w:pPr>
        <w:pStyle w:val="Lijstalinea"/>
        <w:numPr>
          <w:ilvl w:val="2"/>
          <w:numId w:val="22"/>
        </w:numPr>
      </w:pPr>
      <w:r>
        <w:t>Toepassen nieuwe taxonomieën &amp; categorieën</w:t>
      </w:r>
    </w:p>
    <w:p w:rsidR="00395636" w:rsidRDefault="00395636" w:rsidP="00395636">
      <w:pPr>
        <w:pStyle w:val="Lijstalinea"/>
        <w:numPr>
          <w:ilvl w:val="2"/>
          <w:numId w:val="22"/>
        </w:numPr>
      </w:pPr>
      <w:r>
        <w:t>Overzicht wijzigingen</w:t>
      </w:r>
    </w:p>
    <w:p w:rsidR="00395636" w:rsidRDefault="009E003C" w:rsidP="00B2006C">
      <w:pPr>
        <w:pStyle w:val="Lijstalinea"/>
        <w:numPr>
          <w:ilvl w:val="2"/>
          <w:numId w:val="22"/>
        </w:numPr>
      </w:pPr>
      <w:r>
        <w:t>Schedule productie taxonomieën</w:t>
      </w:r>
    </w:p>
    <w:p w:rsidR="00333B61" w:rsidRDefault="00333B61" w:rsidP="00333B61">
      <w:pPr>
        <w:pStyle w:val="Lijstalinea"/>
        <w:numPr>
          <w:ilvl w:val="1"/>
          <w:numId w:val="22"/>
        </w:numPr>
      </w:pPr>
      <w:r>
        <w:t>Beheer gebruikers en gebruikersgroepen</w:t>
      </w:r>
    </w:p>
    <w:p w:rsidR="00333B61" w:rsidRDefault="00ED32F5" w:rsidP="00333B61">
      <w:pPr>
        <w:pStyle w:val="Lijstalinea"/>
        <w:numPr>
          <w:ilvl w:val="2"/>
          <w:numId w:val="22"/>
        </w:numPr>
      </w:pPr>
      <w:r>
        <w:t>Beheer gebruikers</w:t>
      </w:r>
    </w:p>
    <w:p w:rsidR="00ED32F5" w:rsidRDefault="00ED32F5" w:rsidP="00333B61">
      <w:pPr>
        <w:pStyle w:val="Lijstalinea"/>
        <w:numPr>
          <w:ilvl w:val="2"/>
          <w:numId w:val="22"/>
        </w:numPr>
      </w:pPr>
      <w:r>
        <w:t>Beheer gebruikersgroepen</w:t>
      </w:r>
    </w:p>
    <w:p w:rsidR="004A2CF1" w:rsidRDefault="00ED32F5" w:rsidP="004A2CF1">
      <w:pPr>
        <w:pStyle w:val="Lijstalinea"/>
        <w:numPr>
          <w:ilvl w:val="2"/>
          <w:numId w:val="22"/>
        </w:numPr>
      </w:pPr>
      <w:r>
        <w:t>Rechtenmanagement (toewijzen rechten aan gebruikers en/of –groepen)</w:t>
      </w:r>
    </w:p>
    <w:p w:rsidR="00ED32F5" w:rsidRDefault="00ED32F5" w:rsidP="004A2CF1">
      <w:pPr>
        <w:pStyle w:val="Lijstalinea"/>
        <w:numPr>
          <w:ilvl w:val="2"/>
          <w:numId w:val="22"/>
        </w:numPr>
      </w:pPr>
      <w:r>
        <w:t>Overzicht rechten</w:t>
      </w:r>
    </w:p>
    <w:p w:rsidR="00333B61" w:rsidRDefault="00333B61" w:rsidP="00333B61">
      <w:pPr>
        <w:pStyle w:val="Lijstalinea"/>
        <w:numPr>
          <w:ilvl w:val="1"/>
          <w:numId w:val="22"/>
        </w:numPr>
      </w:pPr>
      <w:r>
        <w:t>Basisgegevens</w:t>
      </w:r>
    </w:p>
    <w:p w:rsidR="00333B61" w:rsidRDefault="00333B61" w:rsidP="00333B61">
      <w:pPr>
        <w:pStyle w:val="Lijstalinea"/>
        <w:numPr>
          <w:ilvl w:val="2"/>
          <w:numId w:val="22"/>
        </w:numPr>
      </w:pPr>
      <w:r>
        <w:t>Onderhoud ContextType (admin/dev)</w:t>
      </w:r>
    </w:p>
    <w:p w:rsidR="00333B61" w:rsidRDefault="00333B61" w:rsidP="00333B61">
      <w:pPr>
        <w:pStyle w:val="Lijstalinea"/>
        <w:numPr>
          <w:ilvl w:val="2"/>
          <w:numId w:val="22"/>
        </w:numPr>
      </w:pPr>
      <w:r>
        <w:t>Onderhoud DataType (admin/dev)</w:t>
      </w:r>
    </w:p>
    <w:p w:rsidR="00333B61" w:rsidRDefault="00333B61" w:rsidP="00333B61">
      <w:pPr>
        <w:pStyle w:val="Lijstalinea"/>
        <w:numPr>
          <w:ilvl w:val="2"/>
          <w:numId w:val="22"/>
        </w:numPr>
      </w:pPr>
      <w:r>
        <w:t>Onderhoud DynEntityType (admin/dev)</w:t>
      </w:r>
    </w:p>
    <w:p w:rsidR="00333B61" w:rsidRDefault="00333B61" w:rsidP="00333B61">
      <w:pPr>
        <w:pStyle w:val="Lijstalinea"/>
        <w:numPr>
          <w:ilvl w:val="2"/>
          <w:numId w:val="22"/>
        </w:numPr>
      </w:pPr>
      <w:r>
        <w:t>Onderhoud MeasureUnit (admin)</w:t>
      </w:r>
    </w:p>
    <w:p w:rsidR="00333B61" w:rsidRDefault="00333B61" w:rsidP="00333B61">
      <w:pPr>
        <w:pStyle w:val="Lijstalinea"/>
        <w:numPr>
          <w:ilvl w:val="2"/>
          <w:numId w:val="22"/>
        </w:numPr>
      </w:pPr>
      <w:r>
        <w:lastRenderedPageBreak/>
        <w:t>Onderhoud ScreenLayout (admin/dev)</w:t>
      </w:r>
    </w:p>
    <w:p w:rsidR="00333B61" w:rsidRDefault="00333B61" w:rsidP="00333B61">
      <w:pPr>
        <w:pStyle w:val="Lijstalinea"/>
        <w:numPr>
          <w:ilvl w:val="2"/>
          <w:numId w:val="22"/>
        </w:numPr>
      </w:pPr>
      <w:r>
        <w:t>Onderhoud SearchOperators per DataType (admin)</w:t>
      </w:r>
    </w:p>
    <w:p w:rsidR="00333B61" w:rsidRDefault="00333B61" w:rsidP="00333B61">
      <w:pPr>
        <w:pStyle w:val="Lijstalinea"/>
        <w:numPr>
          <w:ilvl w:val="2"/>
          <w:numId w:val="22"/>
        </w:numPr>
      </w:pPr>
      <w:r>
        <w:t>Onderhoud StringResources</w:t>
      </w:r>
    </w:p>
    <w:p w:rsidR="00333B61" w:rsidRDefault="00333B61" w:rsidP="00333B61">
      <w:pPr>
        <w:pStyle w:val="Lijstalinea"/>
        <w:numPr>
          <w:ilvl w:val="2"/>
          <w:numId w:val="22"/>
        </w:numPr>
      </w:pPr>
      <w:r>
        <w:t>Onderhoud TransactionType (admin)</w:t>
      </w:r>
    </w:p>
    <w:p w:rsidR="00333B61" w:rsidRDefault="00333B61" w:rsidP="00333B61">
      <w:pPr>
        <w:pStyle w:val="Lijstalinea"/>
        <w:numPr>
          <w:ilvl w:val="2"/>
          <w:numId w:val="22"/>
        </w:numPr>
      </w:pPr>
      <w:r>
        <w:t>Onderhoud Validaties (admin/dev)</w:t>
      </w:r>
    </w:p>
    <w:p w:rsidR="00333B61" w:rsidRDefault="00333B61" w:rsidP="00333B61">
      <w:pPr>
        <w:pStyle w:val="Lijstalinea"/>
        <w:numPr>
          <w:ilvl w:val="2"/>
          <w:numId w:val="22"/>
        </w:numPr>
      </w:pPr>
      <w:r>
        <w:t>Onderhoud Validaties per datatype (admin/dev)</w:t>
      </w:r>
    </w:p>
    <w:p w:rsidR="00891EEA" w:rsidRDefault="00891EEA" w:rsidP="00891EEA">
      <w:pPr>
        <w:pStyle w:val="Lijstalinea"/>
        <w:numPr>
          <w:ilvl w:val="1"/>
          <w:numId w:val="22"/>
        </w:numPr>
      </w:pPr>
      <w:r>
        <w:t>Logging</w:t>
      </w:r>
    </w:p>
    <w:p w:rsidR="00891EEA" w:rsidRDefault="00891EEA" w:rsidP="00891EEA">
      <w:pPr>
        <w:pStyle w:val="Lijstalinea"/>
        <w:numPr>
          <w:ilvl w:val="2"/>
          <w:numId w:val="22"/>
        </w:numPr>
      </w:pPr>
      <w:r>
        <w:t>Instellen logging</w:t>
      </w:r>
    </w:p>
    <w:p w:rsidR="00891EEA" w:rsidRDefault="00891EEA" w:rsidP="00891EEA">
      <w:pPr>
        <w:pStyle w:val="Lijstalinea"/>
        <w:numPr>
          <w:ilvl w:val="2"/>
          <w:numId w:val="22"/>
        </w:numPr>
      </w:pPr>
      <w:r>
        <w:t>Overzicht logging</w:t>
      </w:r>
    </w:p>
    <w:p w:rsidR="00891EEA" w:rsidRDefault="00891EEA" w:rsidP="00891EEA">
      <w:pPr>
        <w:pStyle w:val="Lijstalinea"/>
        <w:numPr>
          <w:ilvl w:val="2"/>
          <w:numId w:val="22"/>
        </w:numPr>
      </w:pPr>
      <w:r>
        <w:t>Beheer logging (archivering, …)</w:t>
      </w:r>
    </w:p>
    <w:p w:rsidR="009E003C" w:rsidRDefault="009E003C" w:rsidP="009E003C">
      <w:pPr>
        <w:pStyle w:val="Lijstalinea"/>
        <w:numPr>
          <w:ilvl w:val="1"/>
          <w:numId w:val="22"/>
        </w:numPr>
      </w:pPr>
      <w:r>
        <w:t>AssetManagement (applicatie) instellingen</w:t>
      </w:r>
    </w:p>
    <w:p w:rsidR="001B518D" w:rsidRDefault="001B518D" w:rsidP="009E003C">
      <w:pPr>
        <w:pStyle w:val="Lijstalinea"/>
        <w:numPr>
          <w:ilvl w:val="2"/>
          <w:numId w:val="22"/>
        </w:numPr>
      </w:pPr>
      <w:r>
        <w:t>Databases connectie assets</w:t>
      </w:r>
    </w:p>
    <w:p w:rsidR="001B518D" w:rsidRDefault="001B518D" w:rsidP="009E003C">
      <w:pPr>
        <w:pStyle w:val="Lijstalinea"/>
        <w:numPr>
          <w:ilvl w:val="2"/>
          <w:numId w:val="22"/>
        </w:numPr>
      </w:pPr>
      <w:r>
        <w:t>Database connectie resources (teksten, …)</w:t>
      </w:r>
    </w:p>
    <w:p w:rsidR="001B518D" w:rsidRDefault="001B518D" w:rsidP="004A2CF1">
      <w:pPr>
        <w:pStyle w:val="Lijstalinea"/>
        <w:numPr>
          <w:ilvl w:val="2"/>
          <w:numId w:val="22"/>
        </w:numPr>
      </w:pPr>
      <w:r>
        <w:t>Interfacing  applicaties</w:t>
      </w:r>
    </w:p>
    <w:p w:rsidR="0006435A" w:rsidRDefault="009E003C" w:rsidP="001B02A6">
      <w:pPr>
        <w:pStyle w:val="Lijstalinea"/>
        <w:numPr>
          <w:ilvl w:val="2"/>
          <w:numId w:val="22"/>
        </w:numPr>
      </w:pPr>
      <w:r>
        <w:t>Configuratie plugins (latere release)</w:t>
      </w:r>
    </w:p>
    <w:p w:rsidR="00F46A35" w:rsidRDefault="00F46A35" w:rsidP="001B02A6">
      <w:pPr>
        <w:pStyle w:val="Lijstalinea"/>
        <w:numPr>
          <w:ilvl w:val="2"/>
          <w:numId w:val="22"/>
        </w:numPr>
      </w:pPr>
      <w:r>
        <w:t>Indexen</w:t>
      </w:r>
    </w:p>
    <w:p w:rsidR="00F46A35" w:rsidRDefault="00F46A35" w:rsidP="00F46A35">
      <w:pPr>
        <w:pStyle w:val="Lijstalinea"/>
        <w:numPr>
          <w:ilvl w:val="3"/>
          <w:numId w:val="22"/>
        </w:numPr>
      </w:pPr>
      <w:r>
        <w:t>Herindexeren</w:t>
      </w:r>
    </w:p>
    <w:p w:rsidR="00F46A35" w:rsidRDefault="00F46A35" w:rsidP="00F46A35">
      <w:pPr>
        <w:pStyle w:val="Lijstalinea"/>
        <w:numPr>
          <w:ilvl w:val="3"/>
          <w:numId w:val="22"/>
        </w:numPr>
      </w:pPr>
      <w:r>
        <w:t>Overzicht indexen</w:t>
      </w:r>
    </w:p>
    <w:p w:rsidR="00C46102" w:rsidRDefault="00C46102" w:rsidP="00F46A35">
      <w:pPr>
        <w:pStyle w:val="Lijstalinea"/>
        <w:numPr>
          <w:ilvl w:val="3"/>
          <w:numId w:val="22"/>
        </w:numPr>
      </w:pPr>
      <w:r>
        <w:t>Configuratie faceted search</w:t>
      </w:r>
    </w:p>
    <w:p w:rsidR="00C46102" w:rsidRDefault="00F46A35" w:rsidP="00C46102">
      <w:pPr>
        <w:pStyle w:val="Lijstalinea"/>
        <w:numPr>
          <w:ilvl w:val="3"/>
          <w:numId w:val="22"/>
        </w:numPr>
      </w:pPr>
      <w:r>
        <w:t>Overzicht zoekopdrachten met 0 resultaten</w:t>
      </w:r>
    </w:p>
    <w:p w:rsidR="00F46A35" w:rsidRPr="004176E4" w:rsidRDefault="00F46A35" w:rsidP="00F46A35">
      <w:pPr>
        <w:pStyle w:val="Lijstalinea"/>
        <w:numPr>
          <w:ilvl w:val="3"/>
          <w:numId w:val="22"/>
        </w:numPr>
      </w:pPr>
      <w:r>
        <w:t>Overzicht top 10, top 100, … van ingetypte zoekwoorden</w:t>
      </w:r>
    </w:p>
    <w:p w:rsidR="00154FD5" w:rsidRDefault="00154FD5">
      <w:pPr>
        <w:spacing w:after="200"/>
        <w:rPr>
          <w:rFonts w:asciiTheme="majorHAnsi" w:eastAsiaTheme="majorEastAsia" w:hAnsiTheme="majorHAnsi" w:cstheme="majorBidi"/>
          <w:b/>
          <w:bCs/>
          <w:color w:val="FFFFFF" w:themeColor="background1"/>
          <w:sz w:val="32"/>
          <w:szCs w:val="28"/>
        </w:rPr>
      </w:pPr>
      <w:r>
        <w:br w:type="page"/>
      </w:r>
    </w:p>
    <w:p w:rsidR="00C36744" w:rsidRPr="00C36744" w:rsidRDefault="00C36744" w:rsidP="00C36744">
      <w:pPr>
        <w:pStyle w:val="Kop1"/>
      </w:pPr>
      <w:bookmarkStart w:id="14" w:name="_Toc225168043"/>
      <w:r>
        <w:lastRenderedPageBreak/>
        <w:t>De gebruikersinterface</w:t>
      </w:r>
      <w:r w:rsidR="0069594F">
        <w:t xml:space="preserve"> – overzicht</w:t>
      </w:r>
      <w:bookmarkEnd w:id="14"/>
    </w:p>
    <w:p w:rsidR="005E35C9" w:rsidRDefault="005E35C9" w:rsidP="005E35C9">
      <w:pPr>
        <w:pStyle w:val="Kop2"/>
        <w:keepLines w:val="0"/>
        <w:spacing w:before="240" w:line="288" w:lineRule="auto"/>
        <w:ind w:left="397" w:hanging="397"/>
      </w:pPr>
      <w:bookmarkStart w:id="15" w:name="_Toc223757649"/>
      <w:bookmarkStart w:id="16" w:name="_Toc225168044"/>
      <w:r>
        <w:t>Algemeen</w:t>
      </w:r>
      <w:bookmarkEnd w:id="15"/>
      <w:bookmarkEnd w:id="16"/>
    </w:p>
    <w:p w:rsidR="005E35C9" w:rsidRDefault="005E35C9" w:rsidP="005E35C9">
      <w:r>
        <w:t>We bekijken eerst de diverse facetten van de gebruikersinterface die vast staan, m.a.w. die steeds op het scherm aanwezig zullen zijn.</w:t>
      </w:r>
    </w:p>
    <w:p w:rsidR="005E35C9" w:rsidRDefault="005E35C9" w:rsidP="005E35C9">
      <w:pPr>
        <w:pStyle w:val="Kop3"/>
        <w:keepLines w:val="0"/>
        <w:spacing w:before="240" w:line="288" w:lineRule="auto"/>
        <w:ind w:left="227" w:hanging="227"/>
      </w:pPr>
      <w:bookmarkStart w:id="17" w:name="_Toc223757650"/>
      <w:bookmarkStart w:id="18" w:name="_Toc225168045"/>
      <w:r>
        <w:t>Header</w:t>
      </w:r>
      <w:bookmarkEnd w:id="17"/>
      <w:bookmarkEnd w:id="18"/>
    </w:p>
    <w:p w:rsidR="005E35C9" w:rsidRDefault="00B75519" w:rsidP="005E35C9">
      <w:r w:rsidRPr="00B75519">
        <w:rPr>
          <w:noProof/>
          <w:lang w:eastAsia="nl-BE"/>
        </w:rPr>
        <w:drawing>
          <wp:inline distT="0" distB="0" distL="0" distR="0">
            <wp:extent cx="6552565" cy="979521"/>
            <wp:effectExtent l="19050" t="0" r="635"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6552565" cy="979521"/>
                    </a:xfrm>
                    <a:prstGeom prst="rect">
                      <a:avLst/>
                    </a:prstGeom>
                    <a:noFill/>
                    <a:ln w="9525">
                      <a:noFill/>
                      <a:miter lim="800000"/>
                      <a:headEnd/>
                      <a:tailEnd/>
                    </a:ln>
                  </pic:spPr>
                </pic:pic>
              </a:graphicData>
            </a:graphic>
          </wp:inline>
        </w:drawing>
      </w:r>
    </w:p>
    <w:p w:rsidR="002A3D70" w:rsidRDefault="00482817" w:rsidP="00482817">
      <w:pPr>
        <w:pStyle w:val="Kop4"/>
      </w:pPr>
      <w:bookmarkStart w:id="19" w:name="_Toc225168046"/>
      <w:r>
        <w:t>Help/FAQ (optie 1)</w:t>
      </w:r>
      <w:bookmarkEnd w:id="19"/>
    </w:p>
    <w:p w:rsidR="00023C3E" w:rsidRDefault="00023C3E" w:rsidP="00482817">
      <w:r>
        <w:t>Dit icoon verwijst naar de Help en/of FAQ pagina. Deze pagina is een verzameling van helpinformatie en linken naar andere documenten/pagina’s met help over het AssetManagement Systeem.</w:t>
      </w:r>
    </w:p>
    <w:p w:rsidR="00023C3E" w:rsidRDefault="00023C3E" w:rsidP="00482817"/>
    <w:p w:rsidR="00482817" w:rsidRDefault="00023C3E" w:rsidP="00482817">
      <w:r>
        <w:t xml:space="preserve">De help pagina’s moeten ALTIJD meertalig zijn, dit betekent dat de teksten weergegeven worden in de taal van de gebruiker. Hiervoor moeten de teksten via de global ResourceProvider opgehaald worden uit de database. </w:t>
      </w:r>
    </w:p>
    <w:p w:rsidR="0094621F" w:rsidRDefault="0094621F" w:rsidP="00482817"/>
    <w:p w:rsidR="0094621F" w:rsidRDefault="0094621F" w:rsidP="00482817">
      <w:r>
        <w:t>De inhoud van deze pagina wordt nader bepaald wanneer het product zijn eindstadium bereikt.</w:t>
      </w:r>
    </w:p>
    <w:p w:rsidR="00482817" w:rsidRDefault="00482817" w:rsidP="00482817">
      <w:pPr>
        <w:pStyle w:val="Kop4"/>
      </w:pPr>
      <w:bookmarkStart w:id="20" w:name="_Toc225168047"/>
      <w:r>
        <w:t>Mail (optie 2)</w:t>
      </w:r>
      <w:bookmarkEnd w:id="20"/>
    </w:p>
    <w:p w:rsidR="00482817" w:rsidRDefault="0094621F" w:rsidP="00482817">
      <w:r>
        <w:t xml:space="preserve">Deze optie linkt naar de </w:t>
      </w:r>
      <w:r>
        <w:rPr>
          <w:i/>
        </w:rPr>
        <w:t>contact</w:t>
      </w:r>
      <w:r>
        <w:t xml:space="preserve"> pagina. De link is dezelfde als de link </w:t>
      </w:r>
      <w:r>
        <w:rPr>
          <w:b/>
          <w:u w:val="single"/>
        </w:rPr>
        <w:t>contact</w:t>
      </w:r>
      <w:r>
        <w:t xml:space="preserve"> in de footer.</w:t>
      </w:r>
    </w:p>
    <w:p w:rsidR="0094621F" w:rsidRDefault="0094621F" w:rsidP="00482817">
      <w:r>
        <w:t>Deze pagina kan voor elke klant aangepast worden. Hierop moeten staan:</w:t>
      </w:r>
    </w:p>
    <w:p w:rsidR="0094621F" w:rsidRDefault="0094621F" w:rsidP="0094621F">
      <w:pPr>
        <w:pStyle w:val="Lijstalinea"/>
      </w:pPr>
      <w:r>
        <w:t>Telefoonnummer + mailadres helpdesk</w:t>
      </w:r>
    </w:p>
    <w:p w:rsidR="0094621F" w:rsidRDefault="0094621F" w:rsidP="0094621F">
      <w:pPr>
        <w:pStyle w:val="Lijstalinea"/>
      </w:pPr>
      <w:r>
        <w:t>Telefoonnummer + mailadres verantwoordelijke AssetManagement</w:t>
      </w:r>
    </w:p>
    <w:p w:rsidR="0094621F" w:rsidRPr="0094621F" w:rsidRDefault="0094621F" w:rsidP="0094621F">
      <w:pPr>
        <w:pStyle w:val="Lijstalinea"/>
      </w:pPr>
      <w:r>
        <w:t>…</w:t>
      </w:r>
    </w:p>
    <w:p w:rsidR="00482817" w:rsidRDefault="00482817" w:rsidP="00482817">
      <w:pPr>
        <w:pStyle w:val="Kop4"/>
      </w:pPr>
      <w:bookmarkStart w:id="21" w:name="_Toc225168048"/>
      <w:r>
        <w:t>Release (optie 3)</w:t>
      </w:r>
      <w:bookmarkEnd w:id="21"/>
    </w:p>
    <w:p w:rsidR="00482817" w:rsidRDefault="0094621F" w:rsidP="00482817">
      <w:r>
        <w:t>Deze tekst geeft de versie en release weer van de AssetManagement Applicatie. Dit werkt gemakkelijk bij het testen en bij het opvolgen van problemen, bugs, … De eindgebruiker kan onmiddellijk aflezen wat de versie is en op die manier kunnen bepaalde problemen reeds wel/niet bekend zijn.</w:t>
      </w:r>
    </w:p>
    <w:p w:rsidR="00482817" w:rsidRDefault="00482817" w:rsidP="00482817">
      <w:pPr>
        <w:pStyle w:val="Kop4"/>
      </w:pPr>
      <w:bookmarkStart w:id="22" w:name="_Toc225168049"/>
      <w:r>
        <w:t>Logo (optie 4)</w:t>
      </w:r>
      <w:bookmarkEnd w:id="22"/>
    </w:p>
    <w:p w:rsidR="00482817" w:rsidRPr="0094621F" w:rsidRDefault="0094621F" w:rsidP="00482817">
      <w:r>
        <w:t xml:space="preserve">Het logo van de klant linkt altijd naar de </w:t>
      </w:r>
      <w:r>
        <w:rPr>
          <w:i/>
        </w:rPr>
        <w:t>homepagina</w:t>
      </w:r>
      <w:r>
        <w:t xml:space="preserve"> van de AssetManagement webapplicatie. De homepagina </w:t>
      </w:r>
      <w:r w:rsidR="00355765">
        <w:t>is de zoekpagina.</w:t>
      </w:r>
    </w:p>
    <w:p w:rsidR="00482817" w:rsidRPr="00482817" w:rsidRDefault="00482817" w:rsidP="00482817">
      <w:pPr>
        <w:pStyle w:val="Kop4"/>
      </w:pPr>
      <w:bookmarkStart w:id="23" w:name="_Toc225168050"/>
      <w:r>
        <w:t>Login gegevens (optie 5)</w:t>
      </w:r>
      <w:bookmarkEnd w:id="23"/>
    </w:p>
    <w:p w:rsidR="002A3D70" w:rsidRDefault="00355765" w:rsidP="005E35C9">
      <w:r>
        <w:t>Rechtsboven is steeds de naam te zien van de ingelogde gebruiker. Afmelden kan via de link onder de naam. Op die manier wordt de sessie beëindigd en zal elk adres verwijzend naar een pagina binnen het AssetManagement Systeem doorlinken naar de inlog pagina.</w:t>
      </w:r>
    </w:p>
    <w:p w:rsidR="00482817" w:rsidRDefault="00482817" w:rsidP="00482817">
      <w:pPr>
        <w:pStyle w:val="Kop4"/>
      </w:pPr>
      <w:bookmarkStart w:id="24" w:name="_Toc225168051"/>
      <w:r>
        <w:t>Header banner (optie 6)</w:t>
      </w:r>
      <w:bookmarkEnd w:id="24"/>
    </w:p>
    <w:p w:rsidR="00482817" w:rsidRDefault="00355765" w:rsidP="00482817">
      <w:r>
        <w:t>Afbeelding van het AssetManagement. Die kan eventueel vervangen worden door een andere banner …</w:t>
      </w:r>
    </w:p>
    <w:p w:rsidR="00B75519" w:rsidRDefault="00B75519" w:rsidP="00B75519">
      <w:pPr>
        <w:pStyle w:val="Kop4"/>
      </w:pPr>
      <w:bookmarkStart w:id="25" w:name="_Toc225168052"/>
      <w:r>
        <w:t>Shortcut menu (optie 7)</w:t>
      </w:r>
      <w:bookmarkEnd w:id="25"/>
    </w:p>
    <w:p w:rsidR="00B75519" w:rsidRPr="00B75519" w:rsidRDefault="00B75519" w:rsidP="00B75519">
      <w:r>
        <w:t xml:space="preserve">Helemaal rechts, op dezelfde hoogte als de breadcrumb, bevindt zich het </w:t>
      </w:r>
      <w:r>
        <w:rPr>
          <w:i/>
        </w:rPr>
        <w:t>shortcut menu</w:t>
      </w:r>
      <w:r>
        <w:t>. Voorlopig staat hier enkel de shortcut naar de creatie van een nieuw asset. Na usability testen kunnen hier shortcuts toegevoegd worden.</w:t>
      </w:r>
    </w:p>
    <w:p w:rsidR="00482817" w:rsidRDefault="00482817" w:rsidP="00482817">
      <w:pPr>
        <w:pStyle w:val="Kop4"/>
      </w:pPr>
      <w:bookmarkStart w:id="26" w:name="_Toc225168053"/>
      <w:r>
        <w:t>Menuoptie Zoeken</w:t>
      </w:r>
      <w:bookmarkEnd w:id="26"/>
    </w:p>
    <w:p w:rsidR="00482817" w:rsidRDefault="006F53FD" w:rsidP="00482817">
      <w:r>
        <w:t xml:space="preserve">Deze menuoptie verwijst naar de zoekpagina. Deze zoekpagina is de toegang voor alle assets binnen het AssetManagement Systeem. Deze zoekpagina is tegelijkertijd ook de </w:t>
      </w:r>
      <w:r>
        <w:rPr>
          <w:i/>
        </w:rPr>
        <w:t>homepagina</w:t>
      </w:r>
      <w:r>
        <w:t xml:space="preserve"> van het systeem.</w:t>
      </w:r>
    </w:p>
    <w:p w:rsidR="006F53FD" w:rsidRDefault="006F53FD" w:rsidP="00482817"/>
    <w:p w:rsidR="006F53FD" w:rsidRPr="006F53FD" w:rsidRDefault="006F53FD" w:rsidP="00482817">
      <w:r>
        <w:lastRenderedPageBreak/>
        <w:t xml:space="preserve">Voor meer informatie, lees </w:t>
      </w:r>
      <w:r>
        <w:rPr>
          <w:i/>
        </w:rPr>
        <w:t>de gebruikersinterface – detail</w:t>
      </w:r>
      <w:r>
        <w:t>.</w:t>
      </w:r>
    </w:p>
    <w:p w:rsidR="00482817" w:rsidRDefault="00482817" w:rsidP="00482817">
      <w:pPr>
        <w:pStyle w:val="Kop4"/>
      </w:pPr>
      <w:bookmarkStart w:id="27" w:name="_Toc225168054"/>
      <w:r>
        <w:t>Menuoptie Documenten</w:t>
      </w:r>
      <w:bookmarkEnd w:id="27"/>
    </w:p>
    <w:p w:rsidR="00482817" w:rsidRDefault="006F53FD" w:rsidP="00482817">
      <w:r>
        <w:t>Deze optie verwijst naar het DocumentManagement onderdeel.</w:t>
      </w:r>
    </w:p>
    <w:p w:rsidR="00482817" w:rsidRDefault="00482817" w:rsidP="00482817">
      <w:pPr>
        <w:pStyle w:val="Kop4"/>
      </w:pPr>
      <w:bookmarkStart w:id="28" w:name="_Toc225168055"/>
      <w:r>
        <w:t>Menuoptie Uitleen</w:t>
      </w:r>
      <w:bookmarkEnd w:id="28"/>
    </w:p>
    <w:p w:rsidR="00482817" w:rsidRDefault="006F53FD" w:rsidP="00482817">
      <w:r>
        <w:t>Deze optie verwijst naar de uitleen- en reservatiemodule.</w:t>
      </w:r>
    </w:p>
    <w:p w:rsidR="00482817" w:rsidRDefault="00482817" w:rsidP="00482817">
      <w:pPr>
        <w:pStyle w:val="Kop4"/>
      </w:pPr>
      <w:bookmarkStart w:id="29" w:name="_Toc225168056"/>
      <w:r>
        <w:t>Menuoptie Mobile</w:t>
      </w:r>
      <w:bookmarkEnd w:id="29"/>
    </w:p>
    <w:p w:rsidR="00482817" w:rsidRPr="006F53FD" w:rsidRDefault="006F53FD" w:rsidP="00482817">
      <w:r>
        <w:t xml:space="preserve">Mobile verwijst naar de inventarisatie module en de </w:t>
      </w:r>
      <w:r>
        <w:rPr>
          <w:i/>
        </w:rPr>
        <w:t>Mobile Module</w:t>
      </w:r>
      <w:r>
        <w:t xml:space="preserve"> waarmee offline assets gescand kunnen worden.</w:t>
      </w:r>
    </w:p>
    <w:p w:rsidR="00482817" w:rsidRDefault="00482817" w:rsidP="00482817">
      <w:pPr>
        <w:pStyle w:val="Kop4"/>
      </w:pPr>
      <w:bookmarkStart w:id="30" w:name="_Toc225168057"/>
      <w:r>
        <w:t>Menuoptie Financieel</w:t>
      </w:r>
      <w:bookmarkEnd w:id="30"/>
    </w:p>
    <w:p w:rsidR="00482817" w:rsidRDefault="006F53FD" w:rsidP="00482817">
      <w:r>
        <w:t>Deze menuoptie linkt naar het financieel luik van de applicatie. Dit is overwegend een verzameling van financiële rapporten, al dan niet voorafgegaan door een dynamisch filter.</w:t>
      </w:r>
    </w:p>
    <w:p w:rsidR="006F53FD" w:rsidRDefault="006F53FD" w:rsidP="00482817"/>
    <w:p w:rsidR="006F53FD" w:rsidRDefault="006F53FD" w:rsidP="00482817">
      <w:r>
        <w:t>Welke financiële rapporten opgenomen moeten worden, wordt in een later stadium verder bepaald.</w:t>
      </w:r>
    </w:p>
    <w:p w:rsidR="00482817" w:rsidRDefault="00482817" w:rsidP="00482817">
      <w:pPr>
        <w:pStyle w:val="Kop4"/>
      </w:pPr>
      <w:bookmarkStart w:id="31" w:name="_Toc225168058"/>
      <w:r>
        <w:t>Menuoptie Rapportage</w:t>
      </w:r>
      <w:bookmarkEnd w:id="31"/>
    </w:p>
    <w:p w:rsidR="00482817" w:rsidRDefault="006F53FD" w:rsidP="00482817">
      <w:r>
        <w:t>Een link naar een verzameling rapporten.</w:t>
      </w:r>
    </w:p>
    <w:p w:rsidR="00482817" w:rsidRDefault="00482817" w:rsidP="00482817">
      <w:pPr>
        <w:pStyle w:val="Kop4"/>
      </w:pPr>
      <w:bookmarkStart w:id="32" w:name="_Toc225168059"/>
      <w:r>
        <w:t>Menuoptie Beheer</w:t>
      </w:r>
      <w:bookmarkEnd w:id="32"/>
    </w:p>
    <w:p w:rsidR="00482817" w:rsidRDefault="006F53FD" w:rsidP="00482817">
      <w:r>
        <w:t xml:space="preserve">Via beheer kan een rijk scala van parameters, instellingen ed. beheerd worden. </w:t>
      </w:r>
      <w:r w:rsidR="00FC3B16">
        <w:t>Het beheer valt uiteen in volgende beheertaken:</w:t>
      </w:r>
    </w:p>
    <w:p w:rsidR="00FC3B16" w:rsidRDefault="00FC3B16" w:rsidP="00FC3B16">
      <w:pPr>
        <w:pStyle w:val="Lijstalinea"/>
      </w:pPr>
      <w:r>
        <w:t>Mijn account (voor elke gebruiker)</w:t>
      </w:r>
    </w:p>
    <w:p w:rsidR="00FC3B16" w:rsidRDefault="00FC3B16" w:rsidP="00FC3B16">
      <w:pPr>
        <w:pStyle w:val="Lijstalinea"/>
      </w:pPr>
      <w:r>
        <w:t>Configuratie assets</w:t>
      </w:r>
    </w:p>
    <w:p w:rsidR="00FC3B16" w:rsidRDefault="00FC3B16" w:rsidP="00FC3B16">
      <w:pPr>
        <w:pStyle w:val="Lijstalinea"/>
      </w:pPr>
      <w:r>
        <w:t>Locatiemanagement</w:t>
      </w:r>
    </w:p>
    <w:p w:rsidR="00FC3B16" w:rsidRDefault="00FC3B16" w:rsidP="00FC3B16">
      <w:pPr>
        <w:pStyle w:val="Lijstalinea"/>
      </w:pPr>
      <w:r>
        <w:t>Configuratie taxonomieën</w:t>
      </w:r>
    </w:p>
    <w:p w:rsidR="00FC3B16" w:rsidRDefault="00FC3B16" w:rsidP="00FC3B16">
      <w:pPr>
        <w:pStyle w:val="Lijstalinea"/>
      </w:pPr>
      <w:r>
        <w:t>Beheer gebruikers en –groepen</w:t>
      </w:r>
    </w:p>
    <w:p w:rsidR="00FC3B16" w:rsidRDefault="00FC3B16" w:rsidP="00FC3B16">
      <w:pPr>
        <w:pStyle w:val="Lijstalinea"/>
      </w:pPr>
      <w:r>
        <w:t>Basisgegevens (basistabellen)</w:t>
      </w:r>
    </w:p>
    <w:p w:rsidR="00FC3B16" w:rsidRDefault="00FC3B16" w:rsidP="00FC3B16">
      <w:pPr>
        <w:pStyle w:val="Lijstalinea"/>
      </w:pPr>
      <w:r>
        <w:t>Logging</w:t>
      </w:r>
    </w:p>
    <w:p w:rsidR="00FC3B16" w:rsidRPr="00482817" w:rsidRDefault="00FC3B16" w:rsidP="00FC3B16">
      <w:pPr>
        <w:pStyle w:val="Lijstalinea"/>
      </w:pPr>
      <w:r>
        <w:t>Applicatie instellingen (technisch)</w:t>
      </w:r>
    </w:p>
    <w:p w:rsidR="00482817" w:rsidRDefault="00482817" w:rsidP="00482817">
      <w:pPr>
        <w:pStyle w:val="Kop4"/>
      </w:pPr>
      <w:bookmarkStart w:id="33" w:name="_Toc225168060"/>
      <w:r>
        <w:t>Taalkeuze (NL/FR)</w:t>
      </w:r>
      <w:bookmarkEnd w:id="33"/>
    </w:p>
    <w:p w:rsidR="00482817" w:rsidRDefault="00FC3B16" w:rsidP="00482817">
      <w:r>
        <w:t xml:space="preserve">De te ondersteunen talen, moet geconfigureerd worden onder beheer en weggeschreven worden in een .config bestand. Voor elke taal moeten er items zijn in de Resource tabel (ResoucreString). </w:t>
      </w:r>
    </w:p>
    <w:p w:rsidR="00FC3B16" w:rsidRDefault="00FC3B16" w:rsidP="00482817"/>
    <w:p w:rsidR="00FC3B16" w:rsidRPr="00FC3B16" w:rsidRDefault="00FC3B16" w:rsidP="00482817">
      <w:r>
        <w:t xml:space="preserve">Het aspect meertaligheid slaat op het AssetManagement Systeem, en niet op de inhoud van de attributen van de concrete assets. De attributen zijn </w:t>
      </w:r>
      <w:r>
        <w:rPr>
          <w:u w:val="single"/>
        </w:rPr>
        <w:t>niet</w:t>
      </w:r>
      <w:r>
        <w:t xml:space="preserve"> meertalig, wat betekent dat informatie van een bepaald asset, steeds in één taal is.</w:t>
      </w:r>
    </w:p>
    <w:p w:rsidR="005E35C9" w:rsidRDefault="005E35C9" w:rsidP="005E35C9">
      <w:pPr>
        <w:pStyle w:val="Kop3"/>
        <w:keepLines w:val="0"/>
        <w:spacing w:before="240" w:line="288" w:lineRule="auto"/>
        <w:ind w:left="227" w:hanging="227"/>
      </w:pPr>
      <w:bookmarkStart w:id="34" w:name="_Toc223757651"/>
      <w:bookmarkStart w:id="35" w:name="_Toc225168061"/>
      <w:r>
        <w:t>Footer</w:t>
      </w:r>
      <w:bookmarkEnd w:id="34"/>
      <w:bookmarkEnd w:id="35"/>
    </w:p>
    <w:p w:rsidR="00E55983" w:rsidRDefault="00023C3E" w:rsidP="005E35C9">
      <w:r w:rsidRPr="00023C3E">
        <w:rPr>
          <w:noProof/>
          <w:lang w:eastAsia="nl-BE"/>
        </w:rPr>
        <w:drawing>
          <wp:inline distT="0" distB="0" distL="0" distR="0">
            <wp:extent cx="6552565" cy="195951"/>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552565" cy="195951"/>
                    </a:xfrm>
                    <a:prstGeom prst="rect">
                      <a:avLst/>
                    </a:prstGeom>
                    <a:noFill/>
                    <a:ln w="9525">
                      <a:noFill/>
                      <a:miter lim="800000"/>
                      <a:headEnd/>
                      <a:tailEnd/>
                    </a:ln>
                  </pic:spPr>
                </pic:pic>
              </a:graphicData>
            </a:graphic>
          </wp:inline>
        </w:drawing>
      </w:r>
    </w:p>
    <w:p w:rsidR="005E35C9" w:rsidRPr="00950562" w:rsidRDefault="00950562" w:rsidP="005E35C9">
      <w:r>
        <w:t xml:space="preserve">De footer is nagenoeg statisch, en moet aangepast kunnen worden op vraag van een bepaalde klant. De link </w:t>
      </w:r>
      <w:r>
        <w:rPr>
          <w:i/>
        </w:rPr>
        <w:t>contact</w:t>
      </w:r>
      <w:r>
        <w:t xml:space="preserve"> verwijst naar de contactpagina. Op deze pagina zijn e-mailadressen en telefoonnummers terug te vinden voor het melden van problemen, vragen, opmerkingen, … m.b.t. het systeem.</w:t>
      </w:r>
    </w:p>
    <w:p w:rsidR="005E35C9" w:rsidRDefault="005E35C9" w:rsidP="005E35C9">
      <w:pPr>
        <w:pStyle w:val="Kop3"/>
        <w:keepLines w:val="0"/>
        <w:spacing w:before="240" w:line="288" w:lineRule="auto"/>
        <w:ind w:left="227" w:hanging="227"/>
      </w:pPr>
      <w:bookmarkStart w:id="36" w:name="_Toc223757652"/>
      <w:bookmarkStart w:id="37" w:name="_Toc225168062"/>
      <w:r>
        <w:t>Linker kolom</w:t>
      </w:r>
      <w:bookmarkEnd w:id="36"/>
      <w:bookmarkEnd w:id="37"/>
    </w:p>
    <w:p w:rsidR="005E35C9" w:rsidRDefault="005D45C8" w:rsidP="005E35C9">
      <w:r>
        <w:t>De linkerkolom wordt niet op alle schermen weergegeven. Deze linkerkolom is niet statisch, maar de inhoud wordt bepaald door de pagina en de inhoud die geopend zijn.</w:t>
      </w:r>
    </w:p>
    <w:p w:rsidR="005D45C8" w:rsidRDefault="005D45C8" w:rsidP="005E35C9"/>
    <w:p w:rsidR="005D45C8" w:rsidRPr="00950562" w:rsidRDefault="005D45C8" w:rsidP="005E35C9">
      <w:r>
        <w:t>Bij elk onderdeel met een linkerkolom, worden de opties in de linkerkolom verder besproken.</w:t>
      </w:r>
    </w:p>
    <w:p w:rsidR="005E35C9" w:rsidRDefault="005E35C9" w:rsidP="005E35C9">
      <w:pPr>
        <w:pStyle w:val="Kop2"/>
        <w:keepLines w:val="0"/>
        <w:spacing w:before="240" w:line="288" w:lineRule="auto"/>
        <w:ind w:left="397" w:hanging="397"/>
      </w:pPr>
      <w:bookmarkStart w:id="38" w:name="_Toc195502881"/>
      <w:bookmarkStart w:id="39" w:name="_Toc223757654"/>
      <w:bookmarkStart w:id="40" w:name="_Toc225168063"/>
      <w:r w:rsidRPr="00800B77">
        <w:t>Homepagina</w:t>
      </w:r>
      <w:bookmarkEnd w:id="38"/>
      <w:bookmarkEnd w:id="39"/>
      <w:bookmarkEnd w:id="40"/>
    </w:p>
    <w:p w:rsidR="00420EF7" w:rsidRPr="00420EF7" w:rsidRDefault="00420EF7" w:rsidP="00420EF7">
      <w:r>
        <w:t>Zoals eerder beschreven, is er geen expliciete homepagina. De homepagina is de zoekpagina.</w:t>
      </w:r>
    </w:p>
    <w:p w:rsidR="005E35C9" w:rsidRDefault="005E35C9" w:rsidP="005E35C9"/>
    <w:p w:rsidR="00B33C0F" w:rsidRDefault="007D47DB" w:rsidP="005E35C9">
      <w:r w:rsidRPr="007D47DB">
        <w:rPr>
          <w:noProof/>
          <w:lang w:eastAsia="nl-BE"/>
        </w:rPr>
        <w:lastRenderedPageBreak/>
        <w:drawing>
          <wp:inline distT="0" distB="0" distL="0" distR="0">
            <wp:extent cx="6552565" cy="5243821"/>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6552565" cy="5243821"/>
                    </a:xfrm>
                    <a:prstGeom prst="rect">
                      <a:avLst/>
                    </a:prstGeom>
                    <a:noFill/>
                    <a:ln w="9525">
                      <a:noFill/>
                      <a:miter lim="800000"/>
                      <a:headEnd/>
                      <a:tailEnd/>
                    </a:ln>
                  </pic:spPr>
                </pic:pic>
              </a:graphicData>
            </a:graphic>
          </wp:inline>
        </w:drawing>
      </w:r>
    </w:p>
    <w:p w:rsidR="00154FD5" w:rsidRDefault="00154FD5">
      <w:pPr>
        <w:spacing w:after="200"/>
        <w:rPr>
          <w:rFonts w:asciiTheme="majorHAnsi" w:eastAsiaTheme="majorEastAsia" w:hAnsiTheme="majorHAnsi" w:cstheme="majorBidi"/>
          <w:b/>
          <w:bCs/>
          <w:color w:val="FFFFFF" w:themeColor="background1"/>
          <w:sz w:val="32"/>
          <w:szCs w:val="28"/>
        </w:rPr>
      </w:pPr>
      <w:r>
        <w:br w:type="page"/>
      </w:r>
    </w:p>
    <w:p w:rsidR="0069594F" w:rsidRPr="00906CD1" w:rsidRDefault="0069594F" w:rsidP="0069594F">
      <w:pPr>
        <w:pStyle w:val="Kop1"/>
      </w:pPr>
      <w:bookmarkStart w:id="41" w:name="_Toc225168064"/>
      <w:r>
        <w:lastRenderedPageBreak/>
        <w:t>De gebruikersinterface – detail</w:t>
      </w:r>
      <w:bookmarkEnd w:id="41"/>
    </w:p>
    <w:p w:rsidR="00CB2CD9" w:rsidRDefault="00CB2CD9" w:rsidP="005E35C9">
      <w:pPr>
        <w:pStyle w:val="Kop2"/>
        <w:keepLines w:val="0"/>
        <w:spacing w:before="240" w:line="288" w:lineRule="auto"/>
        <w:ind w:left="397" w:hanging="397"/>
      </w:pPr>
      <w:bookmarkStart w:id="42" w:name="_Toc225168065"/>
      <w:bookmarkStart w:id="43" w:name="_Toc195502882"/>
      <w:bookmarkStart w:id="44" w:name="_Toc223757655"/>
      <w:r>
        <w:t>Aanmelden/afmelden</w:t>
      </w:r>
      <w:bookmarkEnd w:id="42"/>
    </w:p>
    <w:p w:rsidR="00CB2CD9" w:rsidRPr="00B33C0F" w:rsidRDefault="00B33C0F" w:rsidP="00CB2CD9">
      <w:r>
        <w:t>Het AssetManagement Systeem kan enkel geraadpleegd worden na inloggen met een gebruikersnaam en wachtwoord. Indien een pagina wordt geopend via de adresbar of via een bookmark en de gebruiker is niet (meer) aangemeld, dan moet automatisch het Aanmeldscherm verschijnen.</w:t>
      </w:r>
    </w:p>
    <w:p w:rsidR="00CB2CD9" w:rsidRDefault="00CB2CD9" w:rsidP="00CB2CD9">
      <w:pPr>
        <w:pStyle w:val="Kop3"/>
      </w:pPr>
      <w:bookmarkStart w:id="45" w:name="_Toc225168066"/>
      <w:r>
        <w:t>Aanmelden</w:t>
      </w:r>
      <w:bookmarkEnd w:id="45"/>
    </w:p>
    <w:p w:rsidR="00C76252" w:rsidRPr="00C76252" w:rsidRDefault="00C76252" w:rsidP="00C76252"/>
    <w:p w:rsidR="00CB2CD9" w:rsidRDefault="00C76252" w:rsidP="00CB2CD9">
      <w:r w:rsidRPr="00C76252">
        <w:rPr>
          <w:noProof/>
          <w:lang w:eastAsia="nl-BE"/>
        </w:rPr>
        <w:drawing>
          <wp:inline distT="0" distB="0" distL="0" distR="0">
            <wp:extent cx="6552565" cy="5243821"/>
            <wp:effectExtent l="19050" t="0" r="63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552565" cy="5243821"/>
                    </a:xfrm>
                    <a:prstGeom prst="rect">
                      <a:avLst/>
                    </a:prstGeom>
                    <a:noFill/>
                    <a:ln w="9525">
                      <a:noFill/>
                      <a:miter lim="800000"/>
                      <a:headEnd/>
                      <a:tailEnd/>
                    </a:ln>
                  </pic:spPr>
                </pic:pic>
              </a:graphicData>
            </a:graphic>
          </wp:inline>
        </w:drawing>
      </w:r>
    </w:p>
    <w:p w:rsidR="00CB2CD9" w:rsidRDefault="00CB2CD9" w:rsidP="00CB2CD9">
      <w:pPr>
        <w:pStyle w:val="Kop3"/>
      </w:pPr>
      <w:bookmarkStart w:id="46" w:name="_Toc225168067"/>
      <w:r>
        <w:t>Afmelden</w:t>
      </w:r>
      <w:bookmarkEnd w:id="46"/>
    </w:p>
    <w:p w:rsidR="00C76252" w:rsidRDefault="00C76252" w:rsidP="00CB2CD9">
      <w:r w:rsidRPr="00C76252">
        <w:rPr>
          <w:noProof/>
          <w:lang w:eastAsia="nl-BE"/>
        </w:rPr>
        <w:drawing>
          <wp:inline distT="0" distB="0" distL="0" distR="0">
            <wp:extent cx="3790477" cy="1142858"/>
            <wp:effectExtent l="19050" t="0" r="473"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790477" cy="1142858"/>
                    </a:xfrm>
                    <a:prstGeom prst="rect">
                      <a:avLst/>
                    </a:prstGeom>
                    <a:noFill/>
                    <a:ln w="9525">
                      <a:noFill/>
                      <a:miter lim="800000"/>
                      <a:headEnd/>
                      <a:tailEnd/>
                    </a:ln>
                  </pic:spPr>
                </pic:pic>
              </a:graphicData>
            </a:graphic>
          </wp:inline>
        </w:drawing>
      </w:r>
    </w:p>
    <w:p w:rsidR="00C76252" w:rsidRDefault="00C76252" w:rsidP="00CB2CD9"/>
    <w:p w:rsidR="00CB2CD9" w:rsidRDefault="00C76252" w:rsidP="00CB2CD9">
      <w:r>
        <w:t>De applicatie verlaten gebeurd via de link afmelden in de header. Klikken op deze link start onderstaande stappen:</w:t>
      </w:r>
    </w:p>
    <w:p w:rsidR="00C76252" w:rsidRDefault="00C76252" w:rsidP="00C76252">
      <w:pPr>
        <w:pStyle w:val="Lijstalinea"/>
      </w:pPr>
      <w:r>
        <w:t>Session afsluiten</w:t>
      </w:r>
    </w:p>
    <w:p w:rsidR="00C76252" w:rsidRDefault="00C76252" w:rsidP="00C76252">
      <w:pPr>
        <w:pStyle w:val="Lijstalinea"/>
      </w:pPr>
      <w:r>
        <w:t>Eventuele cookies verwijderen</w:t>
      </w:r>
    </w:p>
    <w:p w:rsidR="00C76252" w:rsidRPr="00CB2CD9" w:rsidRDefault="00C76252" w:rsidP="00C76252">
      <w:pPr>
        <w:pStyle w:val="Lijstalinea"/>
      </w:pPr>
      <w:r>
        <w:t>Redirect naar Login pagina</w:t>
      </w:r>
    </w:p>
    <w:p w:rsidR="00CB2CD9" w:rsidRDefault="00CB2CD9" w:rsidP="00CB2CD9">
      <w:pPr>
        <w:pStyle w:val="Kop3"/>
      </w:pPr>
      <w:bookmarkStart w:id="47" w:name="_Toc225168068"/>
      <w:r>
        <w:lastRenderedPageBreak/>
        <w:t>Wachtwoord vergeten</w:t>
      </w:r>
      <w:bookmarkEnd w:id="47"/>
    </w:p>
    <w:p w:rsidR="00CB2CD9" w:rsidRDefault="00CC5224" w:rsidP="00CB2CD9">
      <w:r w:rsidRPr="00CC5224">
        <w:rPr>
          <w:noProof/>
          <w:lang w:eastAsia="nl-BE"/>
        </w:rPr>
        <w:drawing>
          <wp:inline distT="0" distB="0" distL="0" distR="0">
            <wp:extent cx="6552565" cy="5243821"/>
            <wp:effectExtent l="1905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552565" cy="5243821"/>
                    </a:xfrm>
                    <a:prstGeom prst="rect">
                      <a:avLst/>
                    </a:prstGeom>
                    <a:noFill/>
                    <a:ln w="9525">
                      <a:noFill/>
                      <a:miter lim="800000"/>
                      <a:headEnd/>
                      <a:tailEnd/>
                    </a:ln>
                  </pic:spPr>
                </pic:pic>
              </a:graphicData>
            </a:graphic>
          </wp:inline>
        </w:drawing>
      </w:r>
    </w:p>
    <w:p w:rsidR="00CC5224" w:rsidRDefault="00CC5224" w:rsidP="00CB2CD9"/>
    <w:p w:rsidR="00CC5224" w:rsidRDefault="00CC5224" w:rsidP="00CB2CD9">
      <w:r>
        <w:t>Het wachtwoord kan verkregen worden door de gebruikersnaam en/of het e-mailadres in te vullen. Het wachtwoord wordt verstuurd naar het e-mailadres dan ingevuld is of dat verbonden is aan de gebruikersnaam.</w:t>
      </w:r>
    </w:p>
    <w:p w:rsidR="00CC5224" w:rsidRDefault="00CC5224" w:rsidP="00CB2CD9"/>
    <w:p w:rsidR="00CC5224" w:rsidRDefault="00CC5224" w:rsidP="00CB2CD9">
      <w:r>
        <w:t xml:space="preserve">De melding </w:t>
      </w:r>
      <w:r>
        <w:rPr>
          <w:b/>
          <w:i/>
        </w:rPr>
        <w:t>Password is send to your e-mail address …</w:t>
      </w:r>
      <w:r>
        <w:t>moet verschijnen wanneer de gebruiker op de Send knop geklikt heeft.</w:t>
      </w:r>
    </w:p>
    <w:p w:rsidR="00CC5224" w:rsidRDefault="00CC5224" w:rsidP="00CB2CD9"/>
    <w:p w:rsidR="00CC5224" w:rsidRDefault="00CC5224" w:rsidP="00CB2CD9">
      <w:r>
        <w:t>Indien de gebruikersnaam en/of het e-mailadres niet teruggevonden werden in de database, verschijnt de mededeling:</w:t>
      </w:r>
    </w:p>
    <w:p w:rsidR="00CC5224" w:rsidRPr="00CC5224" w:rsidRDefault="00CC5224" w:rsidP="00CB2CD9">
      <w:pPr>
        <w:rPr>
          <w:b/>
          <w:i/>
        </w:rPr>
      </w:pPr>
      <w:r>
        <w:rPr>
          <w:b/>
          <w:i/>
        </w:rPr>
        <w:t>Username and/or e-mailadress not found!</w:t>
      </w:r>
    </w:p>
    <w:p w:rsidR="00CB2CD9" w:rsidRDefault="00CB2CD9" w:rsidP="00CB2CD9">
      <w:pPr>
        <w:pStyle w:val="Kop3"/>
      </w:pPr>
      <w:bookmarkStart w:id="48" w:name="_Toc225168069"/>
      <w:r>
        <w:t>Nieuwe gebruiker aanmelden</w:t>
      </w:r>
      <w:bookmarkEnd w:id="48"/>
    </w:p>
    <w:p w:rsidR="00CB2CD9" w:rsidRDefault="00CC5224" w:rsidP="00CB2CD9">
      <w:r>
        <w:t>Een nieuwe gebruiker kan zichzelf niet aanmelden. Dit moet gebeuren via de Beheersmodule en kan enkel door een administrator uitgevoerd worden.</w:t>
      </w:r>
    </w:p>
    <w:p w:rsidR="00CB2CD9" w:rsidRDefault="00CB2CD9" w:rsidP="00CB2CD9">
      <w:pPr>
        <w:pStyle w:val="Kop2"/>
      </w:pPr>
      <w:bookmarkStart w:id="49" w:name="_Toc225168070"/>
      <w:r>
        <w:t>Zoeken</w:t>
      </w:r>
      <w:bookmarkEnd w:id="49"/>
    </w:p>
    <w:p w:rsidR="007D47DB" w:rsidRDefault="005E7757" w:rsidP="00CB2CD9">
      <w:r>
        <w:t>De volledige applicatie is nagenoeg opgebouwd rond de Zoek functionaliteit. Deze staat dan ook centraal.</w:t>
      </w:r>
      <w:r w:rsidR="007D47DB">
        <w:t xml:space="preserve"> Zoeken kan op 5 verschillende manieren. Voor elke manier is er een aparte tab:</w:t>
      </w:r>
    </w:p>
    <w:p w:rsidR="007D47DB" w:rsidRDefault="001F4A0A" w:rsidP="007D47DB">
      <w:pPr>
        <w:pStyle w:val="Lijstalinea"/>
      </w:pPr>
      <w:r>
        <w:t>Zoeken</w:t>
      </w:r>
    </w:p>
    <w:p w:rsidR="001F4A0A" w:rsidRDefault="001F4A0A" w:rsidP="007D47DB">
      <w:pPr>
        <w:pStyle w:val="Lijstalinea"/>
      </w:pPr>
      <w:r>
        <w:t>Via Context</w:t>
      </w:r>
    </w:p>
    <w:p w:rsidR="001F4A0A" w:rsidRDefault="001F4A0A" w:rsidP="007D47DB">
      <w:pPr>
        <w:pStyle w:val="Lijstalinea"/>
      </w:pPr>
      <w:r>
        <w:t>Via Type</w:t>
      </w:r>
    </w:p>
    <w:p w:rsidR="001F4A0A" w:rsidRDefault="001F4A0A" w:rsidP="007D47DB">
      <w:pPr>
        <w:pStyle w:val="Lijstalinea"/>
      </w:pPr>
      <w:r>
        <w:t>Via Categorie</w:t>
      </w:r>
    </w:p>
    <w:p w:rsidR="001F4A0A" w:rsidRDefault="001F4A0A" w:rsidP="007D47DB">
      <w:pPr>
        <w:pStyle w:val="Lijstalinea"/>
      </w:pPr>
      <w:r>
        <w:t>Documenten</w:t>
      </w:r>
    </w:p>
    <w:p w:rsidR="001F4A0A" w:rsidRDefault="001F4A0A" w:rsidP="001F4A0A"/>
    <w:p w:rsidR="001F4A0A" w:rsidRDefault="001F4A0A" w:rsidP="001F4A0A">
      <w:r>
        <w:lastRenderedPageBreak/>
        <w:t xml:space="preserve">De volledige zoekfunctionaliteit heeft het kaliber van een </w:t>
      </w:r>
      <w:r>
        <w:rPr>
          <w:i/>
        </w:rPr>
        <w:t>enterprise search</w:t>
      </w:r>
      <w:r>
        <w:t xml:space="preserve">. </w:t>
      </w:r>
    </w:p>
    <w:p w:rsidR="00890258" w:rsidRDefault="00890258" w:rsidP="00890258">
      <w:pPr>
        <w:pStyle w:val="Kop3"/>
      </w:pPr>
      <w:bookmarkStart w:id="50" w:name="_Toc225168071"/>
      <w:r>
        <w:t>Search Engine</w:t>
      </w:r>
      <w:bookmarkEnd w:id="50"/>
    </w:p>
    <w:p w:rsidR="00890258" w:rsidRDefault="000305F1" w:rsidP="00890258">
      <w:r>
        <w:t>De Search Engine is het hart van de AssetManagement Applicatie en daarom één van de belangrijkste onderdelen. Enterprise Search Engines met krachtige index- en zoekmogelijkheden zijn niet nieuw. Bekende spelers op de markt zijn:</w:t>
      </w:r>
    </w:p>
    <w:p w:rsidR="000305F1" w:rsidRDefault="000305F1" w:rsidP="000305F1">
      <w:pPr>
        <w:pStyle w:val="Lijstalinea"/>
      </w:pPr>
      <w:r>
        <w:t>Google Serach Applicance</w:t>
      </w:r>
    </w:p>
    <w:p w:rsidR="000305F1" w:rsidRDefault="000305F1" w:rsidP="000305F1">
      <w:pPr>
        <w:pStyle w:val="Lijstalinea"/>
      </w:pPr>
      <w:r>
        <w:t>Microsoft FAST ESP</w:t>
      </w:r>
    </w:p>
    <w:p w:rsidR="00FA51BD" w:rsidRDefault="00FA51BD" w:rsidP="000305F1">
      <w:pPr>
        <w:pStyle w:val="Lijstalinea"/>
      </w:pPr>
      <w:r>
        <w:t>Comperio Enterprise Search</w:t>
      </w:r>
    </w:p>
    <w:p w:rsidR="000305F1" w:rsidRDefault="000305F1" w:rsidP="000305F1">
      <w:pPr>
        <w:pStyle w:val="Lijstalinea"/>
      </w:pPr>
      <w:r>
        <w:t>Attivio</w:t>
      </w:r>
    </w:p>
    <w:p w:rsidR="00865590" w:rsidRDefault="00865590" w:rsidP="000305F1">
      <w:pPr>
        <w:pStyle w:val="Lijstalinea"/>
      </w:pPr>
      <w:r>
        <w:t>PerfectSearch</w:t>
      </w:r>
    </w:p>
    <w:p w:rsidR="000305F1" w:rsidRDefault="000305F1" w:rsidP="000305F1"/>
    <w:p w:rsidR="000305F1" w:rsidRDefault="000305F1" w:rsidP="000305F1">
      <w:r>
        <w:t xml:space="preserve">Over het algemeen </w:t>
      </w:r>
      <w:r w:rsidR="00FA51BD">
        <w:t xml:space="preserve">zijn dit </w:t>
      </w:r>
      <w:r>
        <w:t xml:space="preserve">dure oplossingen, gekoppeld aan aantallen geïndexeerde documenten per tijdspanne (aantallen jaren). </w:t>
      </w:r>
    </w:p>
    <w:p w:rsidR="00865590" w:rsidRDefault="00865590" w:rsidP="00865590">
      <w:pPr>
        <w:pStyle w:val="Kop4"/>
      </w:pPr>
      <w:bookmarkStart w:id="51" w:name="_Toc225168072"/>
      <w:r>
        <w:t>Lucene</w:t>
      </w:r>
      <w:bookmarkEnd w:id="51"/>
    </w:p>
    <w:p w:rsidR="00865590" w:rsidRDefault="00865590" w:rsidP="00865590">
      <w:r>
        <w:t>Voor het AssetManagement Systeem wordt Lucene gebruikt. Lucene is een gratis open source, tekst gebaseerde information retrieval API van origine geschreven in Java door Doug Cutting. Het wordt ondersteund door de Apache Software Foundation en is vrijgegeven onder de Apache Software Licentie. Lucene is ook beschikbaar in andere programeertalen zoals Perl, C#, C++, Python, Ruby en PHP.</w:t>
      </w:r>
    </w:p>
    <w:p w:rsidR="00865590" w:rsidRDefault="00865590" w:rsidP="00865590"/>
    <w:p w:rsidR="00865590" w:rsidRDefault="00865590" w:rsidP="00865590">
      <w:r>
        <w:t>Het is geschikt voor alle toepassingen die volledige tekst indexering en zoek functionaliteiten vereisen, het wordt veel gebruikt in internet zoekmachines en het lokale single-site zoeken. Een veel voorkomend misverstand is dat Lucene zelf een zoekmachine is met ingebouwde Spider en HTML parsing functies. Echter deze functies moeten apart worden toegevoegd aan de applicatie. Naast HTML, PDFs en Microsoft Word kunnen vele andere soorten documenten worden geïndexeerd.</w:t>
      </w:r>
    </w:p>
    <w:p w:rsidR="00865590" w:rsidRDefault="00865590" w:rsidP="00865590"/>
    <w:p w:rsidR="00865590" w:rsidRDefault="00865590" w:rsidP="00865590">
      <w:r>
        <w:t>Lucene wordt gebruikt door verschillende software en webapplicaties. Onder andere maakt de Mediawiki software, waaronder ook wikipedia draait, gebruik van Lucene voor het doorzoeken van teksten.</w:t>
      </w:r>
    </w:p>
    <w:p w:rsidR="00865590" w:rsidRDefault="00865590" w:rsidP="00865590">
      <w:pPr>
        <w:pStyle w:val="Kop4"/>
      </w:pPr>
      <w:bookmarkStart w:id="52" w:name="_Toc225168073"/>
      <w:r>
        <w:t>Lucene.Net</w:t>
      </w:r>
      <w:bookmarkEnd w:id="52"/>
    </w:p>
    <w:p w:rsidR="00865590" w:rsidRDefault="00865590" w:rsidP="00865590">
      <w:r>
        <w:t>Lucene.Net is een source code, class per class vertaling van de Java Lucene Search Engine naar C# en het .Net platform. De indexen gecreëerd met Lucene.Net zijn compatibel met Java Lucene, en omgekeerd.</w:t>
      </w:r>
    </w:p>
    <w:p w:rsidR="00865590" w:rsidRDefault="008A20F7" w:rsidP="008A20F7">
      <w:pPr>
        <w:pStyle w:val="Kop4"/>
      </w:pPr>
      <w:bookmarkStart w:id="53" w:name="_Toc225168074"/>
      <w:r>
        <w:t>Andere Lucene afgeleide</w:t>
      </w:r>
      <w:bookmarkEnd w:id="53"/>
    </w:p>
    <w:p w:rsidR="008A20F7" w:rsidRDefault="008A20F7" w:rsidP="008A20F7">
      <w:r>
        <w:t xml:space="preserve">Er zijn verschillende Open Source projecten die verder bouwen om het Lucene Open Source Project. </w:t>
      </w:r>
      <w:r w:rsidR="007F53FC">
        <w:t>In functie van technische haalbaarheid kunnen één of meerdere extra projecten gebruikt worden in het AssetManagement Systeem:</w:t>
      </w:r>
    </w:p>
    <w:p w:rsidR="007F53FC" w:rsidRDefault="007F53FC" w:rsidP="007F53FC">
      <w:pPr>
        <w:pStyle w:val="Lijstalinea"/>
      </w:pPr>
      <w:r>
        <w:t>Nutch</w:t>
      </w:r>
      <w:r>
        <w:tab/>
        <w:t>: Voegt webspecifieke functionaliteit toe, zoals crawler, HTML parsers en andere documentformaten</w:t>
      </w:r>
    </w:p>
    <w:p w:rsidR="007F53FC" w:rsidRDefault="007F53FC" w:rsidP="007F53FC">
      <w:pPr>
        <w:pStyle w:val="Lijstalinea"/>
      </w:pPr>
      <w:r>
        <w:t>Solr</w:t>
      </w:r>
      <w:r>
        <w:tab/>
      </w:r>
      <w:r>
        <w:tab/>
        <w:t xml:space="preserve">: Is een Open Source Enterprise Search Server gebaseerd op Lucene Java met XML/http en JSON API’s, </w:t>
      </w:r>
      <w:r>
        <w:br/>
      </w:r>
      <w:r>
        <w:tab/>
      </w:r>
      <w:r>
        <w:tab/>
      </w:r>
      <w:r>
        <w:tab/>
        <w:t xml:space="preserve">  faceted search, caching, replicatie, …</w:t>
      </w:r>
    </w:p>
    <w:p w:rsidR="007F53FC" w:rsidRDefault="00A76A20" w:rsidP="007F53FC">
      <w:pPr>
        <w:pStyle w:val="Lijstalinea"/>
      </w:pPr>
      <w:r>
        <w:t>Tika</w:t>
      </w:r>
      <w:r>
        <w:tab/>
      </w:r>
      <w:r>
        <w:tab/>
        <w:t>: Toolkit voor het detecteren en extraheren van metadata en tekst in verschillende documentformaten</w:t>
      </w:r>
    </w:p>
    <w:p w:rsidR="00A76A20" w:rsidRDefault="00BE4CA0" w:rsidP="00A76A20">
      <w:pPr>
        <w:pStyle w:val="Kop4"/>
      </w:pPr>
      <w:bookmarkStart w:id="54" w:name="_Toc225168075"/>
      <w:r>
        <w:t>De te ondersteunen functionaliteit</w:t>
      </w:r>
      <w:bookmarkEnd w:id="54"/>
    </w:p>
    <w:p w:rsidR="00BE4CA0" w:rsidRDefault="00BE4CA0" w:rsidP="00BE4CA0">
      <w:r>
        <w:t>De Search Engine voor het AssetManagement Systeem moet onderstaande functionaliteit ondersteunen:</w:t>
      </w:r>
    </w:p>
    <w:p w:rsidR="00BE4CA0" w:rsidRDefault="00BE4CA0" w:rsidP="00BE4CA0">
      <w:pPr>
        <w:pStyle w:val="Lijstalinea"/>
      </w:pPr>
      <w:r>
        <w:t>Completeness</w:t>
      </w:r>
      <w:r>
        <w:tab/>
      </w:r>
      <w:r>
        <w:tab/>
        <w:t xml:space="preserve">: </w:t>
      </w:r>
      <w:r w:rsidR="002A5BCC">
        <w:t>In welke mate is er een match tussen de query en belangrijke content (titel, …)</w:t>
      </w:r>
    </w:p>
    <w:p w:rsidR="002A5BCC" w:rsidRDefault="002A5BCC" w:rsidP="00BE4CA0">
      <w:pPr>
        <w:pStyle w:val="Lijstalinea"/>
      </w:pPr>
      <w:r>
        <w:t>Statistics</w:t>
      </w:r>
      <w:r>
        <w:tab/>
      </w:r>
      <w:r>
        <w:tab/>
      </w:r>
      <w:r>
        <w:tab/>
        <w:t>: In welke mate matcht de inhoud van een asset/document met de query</w:t>
      </w:r>
    </w:p>
    <w:p w:rsidR="002A5BCC" w:rsidRDefault="002A5BCC" w:rsidP="00BE4CA0">
      <w:pPr>
        <w:pStyle w:val="Lijstalinea"/>
      </w:pPr>
      <w:r>
        <w:t>Quality</w:t>
      </w:r>
      <w:r>
        <w:tab/>
      </w:r>
      <w:r>
        <w:tab/>
      </w:r>
      <w:r>
        <w:tab/>
      </w:r>
      <w:r>
        <w:tab/>
        <w:t>: Wat is de kwaliteit van het asset/document. Hoe belangrijk is dit?</w:t>
      </w:r>
    </w:p>
    <w:p w:rsidR="002A5BCC" w:rsidRDefault="002A5BCC" w:rsidP="00BE4CA0">
      <w:pPr>
        <w:pStyle w:val="Lijstalinea"/>
      </w:pPr>
      <w:r>
        <w:t>Taxonomy</w:t>
      </w:r>
      <w:r>
        <w:tab/>
      </w:r>
      <w:r>
        <w:tab/>
      </w:r>
      <w:r>
        <w:tab/>
        <w:t>: Navigatie en verfijning gebaseerd op taxonomie</w:t>
      </w:r>
    </w:p>
    <w:p w:rsidR="002A5BCC" w:rsidRDefault="002A5BCC" w:rsidP="00BE4CA0">
      <w:pPr>
        <w:pStyle w:val="Lijstalinea"/>
      </w:pPr>
      <w:r>
        <w:t>Faceted browing</w:t>
      </w:r>
      <w:r>
        <w:tab/>
        <w:t>: Via navigators verfijningen doen op de zoekresultaten</w:t>
      </w:r>
    </w:p>
    <w:p w:rsidR="002A5BCC" w:rsidRDefault="002A5BCC" w:rsidP="00BE4CA0">
      <w:pPr>
        <w:pStyle w:val="Lijstalinea"/>
      </w:pPr>
      <w:r>
        <w:t>Spell Checking</w:t>
      </w:r>
      <w:r>
        <w:tab/>
      </w:r>
      <w:r w:rsidR="005A1673">
        <w:tab/>
        <w:t>: Controleert en stelt correctie voor bij spellingsfouten in de woorden en/of zin</w:t>
      </w:r>
    </w:p>
    <w:p w:rsidR="005A1673" w:rsidRDefault="005A1673" w:rsidP="00BE4CA0">
      <w:pPr>
        <w:pStyle w:val="Lijstalinea"/>
      </w:pPr>
      <w:r>
        <w:t>Lemmatization</w:t>
      </w:r>
      <w:r>
        <w:tab/>
        <w:t xml:space="preserve">: </w:t>
      </w:r>
      <w:r w:rsidR="00C36B1D">
        <w:t>Groepeert verschillende vervoegingvormen van een woord zodat het geanalyseerd</w:t>
      </w:r>
      <w:r w:rsidR="00C36B1D">
        <w:br/>
      </w:r>
      <w:r w:rsidR="00C36B1D">
        <w:tab/>
      </w:r>
      <w:r w:rsidR="00C36B1D">
        <w:tab/>
      </w:r>
      <w:r w:rsidR="00C36B1D">
        <w:tab/>
      </w:r>
      <w:r w:rsidR="00C36B1D">
        <w:tab/>
      </w:r>
      <w:r w:rsidR="00C36B1D">
        <w:tab/>
      </w:r>
      <w:r w:rsidR="00C36B1D">
        <w:tab/>
        <w:t xml:space="preserve">  en geïndexeerd kan worden als één woord (item).</w:t>
      </w:r>
    </w:p>
    <w:p w:rsidR="00C36B1D" w:rsidRDefault="00C36B1D" w:rsidP="00BE4CA0">
      <w:pPr>
        <w:pStyle w:val="Lijstalinea"/>
      </w:pPr>
      <w:r>
        <w:t>Anti-Phrasing</w:t>
      </w:r>
      <w:r>
        <w:tab/>
      </w:r>
      <w:r>
        <w:tab/>
        <w:t>: Verwijderd woorden die niet bijdragen tot de inhoud van de zoekopdracht (query)</w:t>
      </w:r>
    </w:p>
    <w:p w:rsidR="00C36B1D" w:rsidRPr="00BE4CA0" w:rsidRDefault="00C36B1D" w:rsidP="00BE4CA0">
      <w:pPr>
        <w:pStyle w:val="Lijstalinea"/>
      </w:pPr>
      <w:r>
        <w:t>Thesaurus</w:t>
      </w:r>
      <w:r>
        <w:tab/>
      </w:r>
      <w:r>
        <w:tab/>
      </w:r>
      <w:r>
        <w:tab/>
        <w:t xml:space="preserve">: Een op maat </w:t>
      </w:r>
      <w:r w:rsidR="00D50981">
        <w:t>gemaakte synoniemenlijst voor specifieke termen.</w:t>
      </w:r>
    </w:p>
    <w:p w:rsidR="00CB2CD9" w:rsidRDefault="00CB2CD9" w:rsidP="00CB2CD9">
      <w:pPr>
        <w:pStyle w:val="Kop3"/>
      </w:pPr>
      <w:bookmarkStart w:id="55" w:name="_Toc225168076"/>
      <w:r>
        <w:lastRenderedPageBreak/>
        <w:t>Eenvoudig zoeken</w:t>
      </w:r>
      <w:bookmarkEnd w:id="55"/>
    </w:p>
    <w:p w:rsidR="00CB2CD9" w:rsidRDefault="007D47DB" w:rsidP="00CB2CD9">
      <w:r>
        <w:t>Eenvoudig zoeken moet de meest gebruikte zoekingang worden. Een scherm à la Google met een krachtige zoekmotor moet in het merendeel van de gevallen de juiste assets opleveren.</w:t>
      </w:r>
    </w:p>
    <w:p w:rsidR="007D47DB" w:rsidRDefault="007D47DB" w:rsidP="00CB2CD9"/>
    <w:p w:rsidR="007D47DB" w:rsidRDefault="007D47DB" w:rsidP="00CB2CD9">
      <w:r w:rsidRPr="007D47DB">
        <w:rPr>
          <w:noProof/>
          <w:lang w:eastAsia="nl-BE"/>
        </w:rPr>
        <w:drawing>
          <wp:inline distT="0" distB="0" distL="0" distR="0">
            <wp:extent cx="6552565" cy="5243821"/>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6552565" cy="5243821"/>
                    </a:xfrm>
                    <a:prstGeom prst="rect">
                      <a:avLst/>
                    </a:prstGeom>
                    <a:noFill/>
                    <a:ln w="9525">
                      <a:noFill/>
                      <a:miter lim="800000"/>
                      <a:headEnd/>
                      <a:tailEnd/>
                    </a:ln>
                  </pic:spPr>
                </pic:pic>
              </a:graphicData>
            </a:graphic>
          </wp:inline>
        </w:drawing>
      </w:r>
    </w:p>
    <w:p w:rsidR="00FE5147" w:rsidRDefault="00FE5147" w:rsidP="00FE5147">
      <w:pPr>
        <w:pStyle w:val="Kop4"/>
      </w:pPr>
      <w:bookmarkStart w:id="56" w:name="_Toc225168077"/>
      <w:r>
        <w:t>De zoektermen</w:t>
      </w:r>
      <w:bookmarkEnd w:id="56"/>
    </w:p>
    <w:p w:rsidR="00FE5147" w:rsidRDefault="00FE5147" w:rsidP="00FE5147">
      <w:r>
        <w:t xml:space="preserve">De zoektermen of sleutelwoorden zijn de termen die de gebruiker invult. Dit kan en mag alles zijn, van korte stopwoorden tot hele zinnen. </w:t>
      </w:r>
    </w:p>
    <w:p w:rsidR="00FE5147" w:rsidRDefault="00FE5147" w:rsidP="00FE5147"/>
    <w:p w:rsidR="00FE5147" w:rsidRDefault="00FE5147" w:rsidP="00FE5147">
      <w:r>
        <w:t>Op de zoekopdracht van de gebruiker, moeten volgende voorafgaande bewerkingen uitgevoerd worden:</w:t>
      </w:r>
    </w:p>
    <w:p w:rsidR="00FE5147" w:rsidRDefault="00FE5147" w:rsidP="00FE5147">
      <w:pPr>
        <w:pStyle w:val="Lijstalinea"/>
      </w:pPr>
      <w:r>
        <w:t>Verwijderen stopwoorden in de taal van de gebruiker</w:t>
      </w:r>
    </w:p>
    <w:p w:rsidR="00FE5147" w:rsidRDefault="00FE5147" w:rsidP="00FE5147">
      <w:pPr>
        <w:pStyle w:val="Lijstalinea"/>
      </w:pPr>
      <w:r>
        <w:t>Verwijderen overbodige spaties</w:t>
      </w:r>
    </w:p>
    <w:p w:rsidR="00FE5147" w:rsidRDefault="00FE5147" w:rsidP="00FE5147">
      <w:pPr>
        <w:pStyle w:val="Lijstalinea"/>
      </w:pPr>
      <w:r>
        <w:t>Vervangen hoofdletters door kleine letters</w:t>
      </w:r>
    </w:p>
    <w:p w:rsidR="00FE5147" w:rsidRDefault="00E15CFC" w:rsidP="00FE5147">
      <w:pPr>
        <w:pStyle w:val="Lijstalinea"/>
      </w:pPr>
      <w:r>
        <w:t>Zoekterm opsplitsen in afzonderlijke woorden</w:t>
      </w:r>
    </w:p>
    <w:p w:rsidR="00E15CFC" w:rsidRDefault="00F27D51" w:rsidP="00FE5147">
      <w:pPr>
        <w:pStyle w:val="Lijstalinea"/>
      </w:pPr>
      <w:r>
        <w:t>Lemmatiseren van de afzonderlijke zoektermen (Lemmatisation)</w:t>
      </w:r>
    </w:p>
    <w:p w:rsidR="00F27D51" w:rsidRDefault="00F27D51" w:rsidP="00133200">
      <w:pPr>
        <w:pStyle w:val="Lijstalinea"/>
      </w:pPr>
      <w:r>
        <w:t>Gelemmatiseerde zoektermen aanvullen met synoniemen uit de thesaurus</w:t>
      </w:r>
    </w:p>
    <w:p w:rsidR="00133200" w:rsidRDefault="00133200" w:rsidP="00133200"/>
    <w:p w:rsidR="00133200" w:rsidRDefault="00133200" w:rsidP="00133200">
      <w:r>
        <w:t>Het resultaat van bovenstaande bewerking wordt gebruikt om te zoeken in de verschillende indexen.</w:t>
      </w:r>
    </w:p>
    <w:p w:rsidR="00FE5147" w:rsidRDefault="00FE5147" w:rsidP="00FE5147">
      <w:pPr>
        <w:pStyle w:val="Kop4"/>
      </w:pPr>
      <w:bookmarkStart w:id="57" w:name="_Toc225168078"/>
      <w:r>
        <w:t>Stopwoorden</w:t>
      </w:r>
      <w:bookmarkEnd w:id="57"/>
    </w:p>
    <w:p w:rsidR="00FE5147" w:rsidRDefault="00FE5147" w:rsidP="00FE5147">
      <w:r>
        <w:t>Om een start te maken met de stopwoorden, een lijst voor zowel het Nederlands als het Frans.</w:t>
      </w:r>
    </w:p>
    <w:p w:rsidR="00FE5147" w:rsidRDefault="00FE5147" w:rsidP="00FE5147"/>
    <w:p w:rsidR="00FE5147" w:rsidRPr="00D352C0" w:rsidRDefault="00FE5147" w:rsidP="00FE5147">
      <w:pPr>
        <w:rPr>
          <w:u w:val="single"/>
        </w:rPr>
      </w:pPr>
      <w:r w:rsidRPr="00D352C0">
        <w:rPr>
          <w:u w:val="single"/>
        </w:rPr>
        <w:t>Nederlandse stopwoorden:</w:t>
      </w:r>
    </w:p>
    <w:p w:rsidR="00FE5147" w:rsidRDefault="00FE5147" w:rsidP="00FE5147">
      <w:r w:rsidRPr="00AC7CA6">
        <w:rPr>
          <w:i/>
        </w:rPr>
        <w:lastRenderedPageBreak/>
        <w:t>aan af al alles als altijd andere ben bij daar dan dat de der deze die dit doch doen door dus een eens en er ge geen geweest haar had heb hebben heeft hem het hier hij hoe hun iemand iets ik in is ja je kan kon kunnen maar me meer men met mij mijn moet na naar niet niets nog nu of om omdat onder ons ook op over reeds te tegen toch toen tot u uit uw van veel voor want waren was wat we wel werd wezen wie wij wil worden wordt zal ze zei zelf zich zij zijn zo zonder zou</w:t>
      </w:r>
    </w:p>
    <w:p w:rsidR="00FE5147" w:rsidRDefault="00FE5147" w:rsidP="00FE5147"/>
    <w:p w:rsidR="00FE5147" w:rsidRPr="00D352C0" w:rsidRDefault="00FE5147" w:rsidP="00FE5147">
      <w:pPr>
        <w:rPr>
          <w:u w:val="single"/>
        </w:rPr>
      </w:pPr>
      <w:r w:rsidRPr="00D352C0">
        <w:rPr>
          <w:u w:val="single"/>
        </w:rPr>
        <w:t>Franse stopwoorden:</w:t>
      </w:r>
    </w:p>
    <w:p w:rsidR="00FE5147" w:rsidRPr="00AC7CA6" w:rsidRDefault="00FE5147" w:rsidP="00FE5147">
      <w:pPr>
        <w:rPr>
          <w:i/>
          <w:lang w:val="fr-BE"/>
        </w:rPr>
      </w:pPr>
      <w:r w:rsidRPr="00AC7CA6">
        <w:rPr>
          <w:i/>
          <w:lang w:val="fr-BE"/>
        </w:rPr>
        <w:t>au aux avec ce ces dans de des du elle en et eux il je la le leur lui ma mais me même mes moi mon ne nos notre nous on ou par pas pour qu que qui sa se ses son sur ta te tes toi ton tu un une vos votre vous c d j l à m n s t y été étée étées étés étant étante étants étantes suis es est sommes êtes sont serai seras sera serons serez seront serais serait serions seriez seraient étais était étions étiez étaient fus fut fûmes fûtes furent sois soit soyons soyez soient fusse fusses fût fussions fussiez fussent ayant ayante ayantes ayants eu eue eues eus ai as avons avez ont aurai auras aura aurons aurez auront aurais aurait aurions auriez auraient avais avait avions aviez avaient eut eûmes eûtes eurent aie aies ait ayons ayez aient eusse eusses eût eussions eussiez eussent</w:t>
      </w:r>
    </w:p>
    <w:p w:rsidR="0033270E" w:rsidRDefault="0033270E" w:rsidP="00133200">
      <w:pPr>
        <w:pStyle w:val="Kop4"/>
      </w:pPr>
      <w:bookmarkStart w:id="58" w:name="_Toc225168079"/>
      <w:r>
        <w:t>Zoekdomeinen</w:t>
      </w:r>
      <w:bookmarkEnd w:id="58"/>
    </w:p>
    <w:p w:rsidR="0033270E" w:rsidRPr="0033270E" w:rsidRDefault="0033270E" w:rsidP="0033270E">
      <w:r>
        <w:t xml:space="preserve">[...] </w:t>
      </w:r>
    </w:p>
    <w:p w:rsidR="00D50981" w:rsidRDefault="00133200" w:rsidP="00133200">
      <w:pPr>
        <w:pStyle w:val="Kop4"/>
      </w:pPr>
      <w:bookmarkStart w:id="59" w:name="_Toc225168080"/>
      <w:r>
        <w:t>Zoekprocedure</w:t>
      </w:r>
      <w:bookmarkEnd w:id="59"/>
    </w:p>
    <w:p w:rsidR="00133200" w:rsidRDefault="000719BB" w:rsidP="00133200">
      <w:r>
        <w:t xml:space="preserve">[...] </w:t>
      </w:r>
    </w:p>
    <w:p w:rsidR="00CA248C" w:rsidRDefault="00CA248C" w:rsidP="00CA248C">
      <w:pPr>
        <w:pStyle w:val="Kop4"/>
      </w:pPr>
      <w:bookmarkStart w:id="60" w:name="_Toc225168081"/>
      <w:r>
        <w:t>Faceted search</w:t>
      </w:r>
      <w:bookmarkEnd w:id="60"/>
    </w:p>
    <w:p w:rsidR="00CA248C" w:rsidRPr="00CA248C" w:rsidRDefault="00CA248C" w:rsidP="00CA248C">
      <w:r>
        <w:t xml:space="preserve">[...] </w:t>
      </w:r>
    </w:p>
    <w:p w:rsidR="0033270E" w:rsidRDefault="0033270E" w:rsidP="0033270E">
      <w:pPr>
        <w:pStyle w:val="Kop4"/>
      </w:pPr>
      <w:bookmarkStart w:id="61" w:name="_Toc225168082"/>
      <w:r>
        <w:t>Technologie</w:t>
      </w:r>
      <w:bookmarkEnd w:id="61"/>
    </w:p>
    <w:p w:rsidR="0033270E" w:rsidRPr="0033270E" w:rsidRDefault="0033270E" w:rsidP="0033270E">
      <w:r>
        <w:t xml:space="preserve">[...] </w:t>
      </w:r>
    </w:p>
    <w:p w:rsidR="00CB2CD9" w:rsidRPr="001E4F8A" w:rsidRDefault="001E4F8A" w:rsidP="00CB2CD9">
      <w:pPr>
        <w:pStyle w:val="Kop3"/>
        <w:rPr>
          <w:lang w:val="en-GB"/>
        </w:rPr>
      </w:pPr>
      <w:r w:rsidRPr="001E4F8A">
        <w:rPr>
          <w:lang w:val="en-GB"/>
        </w:rPr>
        <w:t>Advanced Search</w:t>
      </w:r>
    </w:p>
    <w:p w:rsidR="001E4F8A" w:rsidRDefault="001E4F8A" w:rsidP="001E4F8A">
      <w:pPr>
        <w:rPr>
          <w:lang w:val="en-GB"/>
        </w:rPr>
      </w:pPr>
      <w:r w:rsidRPr="001E4F8A">
        <w:rPr>
          <w:lang w:val="en-GB"/>
        </w:rPr>
        <w:t xml:space="preserve">By default the </w:t>
      </w:r>
      <w:r w:rsidRPr="001E4F8A">
        <w:rPr>
          <w:i/>
          <w:lang w:val="en-GB"/>
        </w:rPr>
        <w:t>simple search</w:t>
      </w:r>
      <w:r w:rsidRPr="001E4F8A">
        <w:rPr>
          <w:lang w:val="en-GB"/>
        </w:rPr>
        <w:t xml:space="preserve"> functionality will be used and will satisfy in </w:t>
      </w:r>
      <w:r>
        <w:rPr>
          <w:lang w:val="en-GB"/>
        </w:rPr>
        <w:t>most</w:t>
      </w:r>
      <w:r w:rsidRPr="001E4F8A">
        <w:rPr>
          <w:lang w:val="en-GB"/>
        </w:rPr>
        <w:t xml:space="preserve"> cases. </w:t>
      </w:r>
      <w:r>
        <w:rPr>
          <w:lang w:val="en-GB"/>
        </w:rPr>
        <w:t>However, sometimes it is necessary to find quick and accurate the right information. In this cases the advanced search will be used. Advanced search can be done with different search entries/options, translated to design with tabs on top with different detailed screens. A short overview of the different advanced search possibilities:</w:t>
      </w:r>
    </w:p>
    <w:p w:rsidR="001E4F8A" w:rsidRDefault="001E4F8A" w:rsidP="001E4F8A">
      <w:pPr>
        <w:pStyle w:val="Lijstalinea"/>
        <w:numPr>
          <w:ilvl w:val="0"/>
          <w:numId w:val="23"/>
        </w:numPr>
        <w:rPr>
          <w:lang w:val="en-GB"/>
        </w:rPr>
      </w:pPr>
      <w:r>
        <w:rPr>
          <w:lang w:val="en-GB"/>
        </w:rPr>
        <w:t>Search assets of a certain type, for example Desktop computers</w:t>
      </w:r>
    </w:p>
    <w:p w:rsidR="001E4F8A" w:rsidRDefault="001E4F8A" w:rsidP="001E4F8A">
      <w:pPr>
        <w:pStyle w:val="Lijstalinea"/>
        <w:numPr>
          <w:ilvl w:val="0"/>
          <w:numId w:val="23"/>
        </w:numPr>
        <w:rPr>
          <w:lang w:val="en-GB"/>
        </w:rPr>
      </w:pPr>
      <w:r>
        <w:rPr>
          <w:lang w:val="en-GB"/>
        </w:rPr>
        <w:t>Search asset by context attributes, for ex. Users, cost centre, purchase date, location, …</w:t>
      </w:r>
    </w:p>
    <w:p w:rsidR="001E4F8A" w:rsidRDefault="001E4F8A" w:rsidP="001E4F8A">
      <w:pPr>
        <w:pStyle w:val="Lijstalinea"/>
        <w:numPr>
          <w:ilvl w:val="0"/>
          <w:numId w:val="23"/>
        </w:numPr>
        <w:rPr>
          <w:lang w:val="en-GB"/>
        </w:rPr>
      </w:pPr>
      <w:r>
        <w:rPr>
          <w:lang w:val="en-GB"/>
        </w:rPr>
        <w:t>Search documents</w:t>
      </w:r>
    </w:p>
    <w:p w:rsidR="001E4F8A" w:rsidRDefault="001E4F8A" w:rsidP="001E4F8A">
      <w:pPr>
        <w:pStyle w:val="Kop4"/>
        <w:rPr>
          <w:lang w:val="en-GB"/>
        </w:rPr>
      </w:pPr>
      <w:r>
        <w:rPr>
          <w:lang w:val="en-GB"/>
        </w:rPr>
        <w:t>Search assets of a certain asset type</w:t>
      </w:r>
    </w:p>
    <w:p w:rsidR="001E4F8A" w:rsidRDefault="001E4F8A" w:rsidP="001E4F8A">
      <w:pPr>
        <w:rPr>
          <w:lang w:val="en-GB"/>
        </w:rPr>
      </w:pPr>
      <w:r>
        <w:rPr>
          <w:lang w:val="en-GB"/>
        </w:rPr>
        <w:t xml:space="preserve">By using the advanced search </w:t>
      </w:r>
      <w:r>
        <w:rPr>
          <w:i/>
          <w:lang w:val="en-GB"/>
        </w:rPr>
        <w:t>By Type</w:t>
      </w:r>
      <w:r>
        <w:rPr>
          <w:lang w:val="en-GB"/>
        </w:rPr>
        <w:t>, the user can search for assets of a certain asset type. For this certain asset type, one or more attribute can be dynamically filled in to set up the search.</w:t>
      </w:r>
    </w:p>
    <w:p w:rsidR="001E4F8A" w:rsidRDefault="001E4F8A" w:rsidP="001E4F8A">
      <w:pPr>
        <w:rPr>
          <w:lang w:val="en-GB"/>
        </w:rPr>
      </w:pPr>
    </w:p>
    <w:p w:rsidR="001E4F8A" w:rsidRDefault="001E4F8A" w:rsidP="001E4F8A">
      <w:pPr>
        <w:rPr>
          <w:lang w:val="en-GB"/>
        </w:rPr>
      </w:pPr>
      <w:r>
        <w:rPr>
          <w:lang w:val="en-GB"/>
        </w:rPr>
        <w:t xml:space="preserve">It must be possible to add dynamically more attributes. This means, the user will pick one attribute and fills in the search value. Next he will add a new </w:t>
      </w:r>
      <w:r>
        <w:rPr>
          <w:i/>
          <w:lang w:val="en-GB"/>
        </w:rPr>
        <w:t>row</w:t>
      </w:r>
      <w:r>
        <w:rPr>
          <w:lang w:val="en-GB"/>
        </w:rPr>
        <w:t xml:space="preserve"> and can pick a second attribute and fill in the second search value, etc.</w:t>
      </w:r>
    </w:p>
    <w:p w:rsidR="001E4F8A" w:rsidRDefault="001E4F8A" w:rsidP="001E4F8A">
      <w:pPr>
        <w:rPr>
          <w:lang w:val="en-GB"/>
        </w:rPr>
      </w:pPr>
    </w:p>
    <w:p w:rsidR="001E4F8A" w:rsidRDefault="001E4F8A" w:rsidP="001E4F8A">
      <w:pPr>
        <w:rPr>
          <w:lang w:val="en-GB"/>
        </w:rPr>
      </w:pPr>
      <w:r>
        <w:rPr>
          <w:lang w:val="en-GB"/>
        </w:rPr>
        <w:t xml:space="preserve">Below, a </w:t>
      </w:r>
      <w:r w:rsidR="00CE1EEA">
        <w:rPr>
          <w:lang w:val="en-GB"/>
        </w:rPr>
        <w:t>description</w:t>
      </w:r>
      <w:r>
        <w:rPr>
          <w:lang w:val="en-GB"/>
        </w:rPr>
        <w:t xml:space="preserve"> of the different parts of the search screen (</w:t>
      </w:r>
      <w:r>
        <w:rPr>
          <w:i/>
          <w:lang w:val="en-GB"/>
        </w:rPr>
        <w:t>by Type</w:t>
      </w:r>
      <w:r>
        <w:rPr>
          <w:lang w:val="en-GB"/>
        </w:rPr>
        <w:t>)</w:t>
      </w:r>
    </w:p>
    <w:p w:rsidR="001E4F8A" w:rsidRDefault="00872C82" w:rsidP="00872C82">
      <w:pPr>
        <w:pStyle w:val="Kop5"/>
        <w:rPr>
          <w:lang w:val="en-GB"/>
        </w:rPr>
      </w:pPr>
      <w:r>
        <w:rPr>
          <w:lang w:val="en-GB"/>
        </w:rPr>
        <w:t>Part 0</w:t>
      </w:r>
    </w:p>
    <w:p w:rsidR="00872C82" w:rsidRDefault="00872C82" w:rsidP="00872C82">
      <w:pPr>
        <w:rPr>
          <w:lang w:val="en-GB"/>
        </w:rPr>
      </w:pPr>
      <w:r>
        <w:rPr>
          <w:lang w:val="en-GB"/>
        </w:rPr>
        <w:t>Initial step is selecting the asset type that will be searched. A list of all configured asset types will be displayed.</w:t>
      </w:r>
    </w:p>
    <w:p w:rsidR="00872C82" w:rsidRDefault="00872C82" w:rsidP="00872C82">
      <w:pPr>
        <w:pStyle w:val="Kop5"/>
        <w:rPr>
          <w:lang w:val="en-GB"/>
        </w:rPr>
      </w:pPr>
      <w:r>
        <w:rPr>
          <w:lang w:val="en-GB"/>
        </w:rPr>
        <w:t>Part 1</w:t>
      </w:r>
    </w:p>
    <w:p w:rsidR="00872C82" w:rsidRPr="00D05586" w:rsidRDefault="00872C82" w:rsidP="00872C82">
      <w:pPr>
        <w:rPr>
          <w:lang w:val="en-GB"/>
        </w:rPr>
      </w:pPr>
      <w:r w:rsidRPr="00D05586">
        <w:rPr>
          <w:lang w:val="en-GB"/>
        </w:rPr>
        <w:t>Section list with all the available attributes of the chosen asset type. The user can pick the attribute that will be used to search the asset(s).</w:t>
      </w:r>
    </w:p>
    <w:p w:rsidR="00872C82" w:rsidRPr="00D05586" w:rsidRDefault="00872C82" w:rsidP="00872C82">
      <w:pPr>
        <w:pStyle w:val="Kop5"/>
        <w:rPr>
          <w:lang w:val="en-GB"/>
        </w:rPr>
      </w:pPr>
      <w:r w:rsidRPr="00D05586">
        <w:rPr>
          <w:lang w:val="en-GB"/>
        </w:rPr>
        <w:t>Part 2</w:t>
      </w:r>
    </w:p>
    <w:p w:rsidR="00872C82" w:rsidRPr="00D05586" w:rsidRDefault="00872C82" w:rsidP="00872C82">
      <w:pPr>
        <w:rPr>
          <w:lang w:val="en-GB"/>
        </w:rPr>
      </w:pPr>
      <w:r w:rsidRPr="00D05586">
        <w:rPr>
          <w:lang w:val="en-GB"/>
        </w:rPr>
        <w:t>The operator. This list is dependent of the chosen attribute and so the datatype of the attribute.</w:t>
      </w:r>
      <w:r w:rsidR="00D05586" w:rsidRPr="00D05586">
        <w:rPr>
          <w:lang w:val="en-GB"/>
        </w:rPr>
        <w:t xml:space="preserve"> For attributes of the type </w:t>
      </w:r>
      <w:r w:rsidR="00D05586" w:rsidRPr="00D05586">
        <w:rPr>
          <w:i/>
          <w:lang w:val="en-GB"/>
        </w:rPr>
        <w:t>Dynamic List</w:t>
      </w:r>
      <w:r w:rsidR="00D05586" w:rsidRPr="00D05586">
        <w:rPr>
          <w:lang w:val="en-GB"/>
        </w:rPr>
        <w:t xml:space="preserve"> or </w:t>
      </w:r>
      <w:r w:rsidR="00D05586" w:rsidRPr="00D05586">
        <w:rPr>
          <w:i/>
          <w:lang w:val="en-GB"/>
        </w:rPr>
        <w:t>Asset</w:t>
      </w:r>
      <w:r w:rsidR="00D05586" w:rsidRPr="00D05586">
        <w:rPr>
          <w:lang w:val="en-GB"/>
        </w:rPr>
        <w:t xml:space="preserve">, only the operator </w:t>
      </w:r>
      <w:r w:rsidR="00D05586" w:rsidRPr="00D05586">
        <w:rPr>
          <w:i/>
          <w:lang w:val="en-GB"/>
        </w:rPr>
        <w:t>is equal to</w:t>
      </w:r>
      <w:r w:rsidR="00D05586" w:rsidRPr="00D05586">
        <w:rPr>
          <w:lang w:val="en-GB"/>
        </w:rPr>
        <w:t xml:space="preserve"> (=) may be available. For normal data types, the operators listed below must be available. </w:t>
      </w:r>
    </w:p>
    <w:p w:rsidR="00D6307C" w:rsidRPr="00D05586" w:rsidRDefault="00D6307C" w:rsidP="006A6E71">
      <w:pPr>
        <w:rPr>
          <w:lang w:val="en-GB"/>
        </w:rPr>
      </w:pPr>
    </w:p>
    <w:p w:rsidR="005019A5" w:rsidRPr="00D05586" w:rsidRDefault="005019A5" w:rsidP="006A6E71">
      <w:pPr>
        <w:rPr>
          <w:lang w:val="en-GB"/>
        </w:rPr>
      </w:pPr>
    </w:p>
    <w:tbl>
      <w:tblPr>
        <w:tblW w:w="0" w:type="auto"/>
        <w:tblBorders>
          <w:top w:val="single" w:sz="4" w:space="0" w:color="5C5C5C"/>
          <w:bottom w:val="single" w:sz="4" w:space="0" w:color="5C5C5C"/>
          <w:insideH w:val="single" w:sz="4" w:space="0" w:color="5C5C5C"/>
          <w:insideV w:val="single" w:sz="4" w:space="0" w:color="5C5C5C"/>
        </w:tblBorders>
        <w:tblCellMar>
          <w:top w:w="57" w:type="dxa"/>
          <w:bottom w:w="57" w:type="dxa"/>
        </w:tblCellMar>
        <w:tblLook w:val="04A0" w:firstRow="1" w:lastRow="0" w:firstColumn="1" w:lastColumn="0" w:noHBand="0" w:noVBand="1"/>
      </w:tblPr>
      <w:tblGrid>
        <w:gridCol w:w="2093"/>
        <w:gridCol w:w="5528"/>
        <w:gridCol w:w="2835"/>
      </w:tblGrid>
      <w:tr w:rsidR="00FA0CAB" w:rsidRPr="00D05586" w:rsidTr="00FA0CAB">
        <w:trPr>
          <w:tblHeader/>
        </w:trPr>
        <w:tc>
          <w:tcPr>
            <w:tcW w:w="2093" w:type="dxa"/>
            <w:tcBorders>
              <w:bottom w:val="single" w:sz="4" w:space="0" w:color="5C5C5C"/>
            </w:tcBorders>
            <w:shd w:val="clear" w:color="auto" w:fill="7B9E03"/>
          </w:tcPr>
          <w:p w:rsidR="00FA0CAB" w:rsidRPr="00D05586" w:rsidRDefault="00FA0CAB" w:rsidP="009977C6">
            <w:pPr>
              <w:spacing w:line="240" w:lineRule="auto"/>
              <w:rPr>
                <w:rFonts w:ascii="Calibri" w:hAnsi="Calibri" w:cs="Times New Roman"/>
                <w:b/>
                <w:color w:val="FFFFFF"/>
                <w:lang w:val="en-GB"/>
              </w:rPr>
            </w:pPr>
            <w:r w:rsidRPr="00D05586">
              <w:rPr>
                <w:rFonts w:ascii="Calibri" w:hAnsi="Calibri" w:cs="Times New Roman"/>
                <w:b/>
                <w:color w:val="FFFFFF"/>
                <w:lang w:val="en-GB"/>
              </w:rPr>
              <w:lastRenderedPageBreak/>
              <w:t>DataType</w:t>
            </w:r>
          </w:p>
        </w:tc>
        <w:tc>
          <w:tcPr>
            <w:tcW w:w="5528" w:type="dxa"/>
            <w:tcBorders>
              <w:bottom w:val="single" w:sz="4" w:space="0" w:color="5C5C5C"/>
            </w:tcBorders>
            <w:shd w:val="clear" w:color="auto" w:fill="7B9E03"/>
          </w:tcPr>
          <w:p w:rsidR="00FA0CAB" w:rsidRPr="00D05586" w:rsidRDefault="00FA0CAB" w:rsidP="00D05586">
            <w:pPr>
              <w:spacing w:line="240" w:lineRule="auto"/>
              <w:rPr>
                <w:rFonts w:ascii="Calibri" w:hAnsi="Calibri" w:cs="Times New Roman"/>
                <w:b/>
                <w:color w:val="FFFFFF"/>
                <w:lang w:val="en-GB"/>
              </w:rPr>
            </w:pPr>
            <w:r w:rsidRPr="00D05586">
              <w:rPr>
                <w:rFonts w:ascii="Calibri" w:hAnsi="Calibri" w:cs="Times New Roman"/>
                <w:b/>
                <w:color w:val="FFFFFF"/>
                <w:lang w:val="en-GB"/>
              </w:rPr>
              <w:t>Operator(</w:t>
            </w:r>
            <w:r w:rsidR="00D05586" w:rsidRPr="00D05586">
              <w:rPr>
                <w:rFonts w:ascii="Calibri" w:hAnsi="Calibri" w:cs="Times New Roman"/>
                <w:b/>
                <w:color w:val="FFFFFF"/>
                <w:lang w:val="en-GB"/>
              </w:rPr>
              <w:t>s</w:t>
            </w:r>
            <w:r w:rsidRPr="00D05586">
              <w:rPr>
                <w:rFonts w:ascii="Calibri" w:hAnsi="Calibri" w:cs="Times New Roman"/>
                <w:b/>
                <w:color w:val="FFFFFF"/>
                <w:lang w:val="en-GB"/>
              </w:rPr>
              <w:t>)</w:t>
            </w:r>
          </w:p>
        </w:tc>
        <w:tc>
          <w:tcPr>
            <w:tcW w:w="2835" w:type="dxa"/>
            <w:tcBorders>
              <w:bottom w:val="single" w:sz="4" w:space="0" w:color="5C5C5C"/>
            </w:tcBorders>
            <w:shd w:val="clear" w:color="auto" w:fill="7B9E03"/>
          </w:tcPr>
          <w:p w:rsidR="00FA0CAB" w:rsidRPr="00D05586" w:rsidRDefault="00D05586" w:rsidP="009977C6">
            <w:pPr>
              <w:spacing w:line="240" w:lineRule="auto"/>
              <w:rPr>
                <w:rFonts w:ascii="Calibri" w:hAnsi="Calibri" w:cs="Times New Roman"/>
                <w:b/>
                <w:color w:val="FFFFFF"/>
                <w:lang w:val="en-GB"/>
              </w:rPr>
            </w:pPr>
            <w:r w:rsidRPr="00D05586">
              <w:rPr>
                <w:rFonts w:ascii="Calibri" w:hAnsi="Calibri" w:cs="Times New Roman"/>
                <w:b/>
                <w:color w:val="FFFFFF"/>
                <w:lang w:val="en-GB"/>
              </w:rPr>
              <w:t>Comments</w:t>
            </w:r>
          </w:p>
        </w:tc>
      </w:tr>
      <w:tr w:rsidR="00FA0CAB" w:rsidRPr="00D05586" w:rsidTr="00FA0CAB">
        <w:tc>
          <w:tcPr>
            <w:tcW w:w="2093" w:type="dxa"/>
            <w:tcBorders>
              <w:bottom w:val="single" w:sz="4" w:space="0" w:color="8A8A8A"/>
            </w:tcBorders>
          </w:tcPr>
          <w:p w:rsidR="00FA0CAB" w:rsidRPr="00D05586" w:rsidRDefault="00D05586" w:rsidP="009977C6">
            <w:pPr>
              <w:spacing w:line="240" w:lineRule="auto"/>
              <w:rPr>
                <w:rFonts w:ascii="Calibri" w:hAnsi="Calibri" w:cs="Times New Roman"/>
                <w:lang w:val="en-GB"/>
              </w:rPr>
            </w:pPr>
            <w:r w:rsidRPr="00D05586">
              <w:rPr>
                <w:rFonts w:ascii="Calibri" w:hAnsi="Calibri" w:cs="Times New Roman"/>
                <w:lang w:val="en-GB"/>
              </w:rPr>
              <w:t>Text</w:t>
            </w:r>
          </w:p>
        </w:tc>
        <w:tc>
          <w:tcPr>
            <w:tcW w:w="5528" w:type="dxa"/>
            <w:tcBorders>
              <w:bottom w:val="single" w:sz="4" w:space="0" w:color="8A8A8A"/>
            </w:tcBorders>
          </w:tcPr>
          <w:p w:rsidR="00FA0CAB" w:rsidRPr="00D05586" w:rsidRDefault="00FA0CAB" w:rsidP="009977C6">
            <w:pPr>
              <w:spacing w:line="240" w:lineRule="auto"/>
              <w:rPr>
                <w:rFonts w:ascii="Calibri" w:hAnsi="Calibri" w:cs="Times New Roman"/>
                <w:lang w:val="en-GB"/>
              </w:rPr>
            </w:pPr>
            <w:r w:rsidRPr="00D05586">
              <w:rPr>
                <w:rFonts w:ascii="Calibri" w:hAnsi="Calibri" w:cs="Times New Roman"/>
                <w:lang w:val="en-GB"/>
              </w:rPr>
              <w:t>=, &lt;&gt;, like</w:t>
            </w:r>
            <w:r w:rsidR="00D6307C" w:rsidRPr="00D05586">
              <w:rPr>
                <w:rFonts w:ascii="Calibri" w:hAnsi="Calibri" w:cs="Times New Roman"/>
                <w:lang w:val="en-GB"/>
              </w:rPr>
              <w:t>, contains</w:t>
            </w:r>
          </w:p>
        </w:tc>
        <w:tc>
          <w:tcPr>
            <w:tcW w:w="2835" w:type="dxa"/>
            <w:tcBorders>
              <w:bottom w:val="single" w:sz="4" w:space="0" w:color="8A8A8A"/>
            </w:tcBorders>
          </w:tcPr>
          <w:p w:rsidR="00FA0CAB" w:rsidRPr="00D05586" w:rsidRDefault="00FA0CAB" w:rsidP="009977C6">
            <w:pPr>
              <w:spacing w:line="240" w:lineRule="auto"/>
              <w:rPr>
                <w:rFonts w:ascii="Calibri" w:hAnsi="Calibri" w:cs="Times New Roman"/>
                <w:lang w:val="en-GB"/>
              </w:rPr>
            </w:pPr>
          </w:p>
        </w:tc>
      </w:tr>
      <w:tr w:rsidR="00FA0CAB" w:rsidRPr="00D05586" w:rsidTr="00FA0CAB">
        <w:tc>
          <w:tcPr>
            <w:tcW w:w="2093" w:type="dxa"/>
            <w:tcBorders>
              <w:top w:val="single" w:sz="4" w:space="0" w:color="8A8A8A"/>
              <w:bottom w:val="single" w:sz="4" w:space="0" w:color="8A8A8A"/>
            </w:tcBorders>
          </w:tcPr>
          <w:p w:rsidR="00FA0CAB" w:rsidRPr="00D05586" w:rsidRDefault="00D05586" w:rsidP="009977C6">
            <w:pPr>
              <w:spacing w:line="240" w:lineRule="auto"/>
              <w:rPr>
                <w:rFonts w:ascii="Calibri" w:hAnsi="Calibri" w:cs="Times New Roman"/>
                <w:lang w:val="en-GB"/>
              </w:rPr>
            </w:pPr>
            <w:r w:rsidRPr="00D05586">
              <w:rPr>
                <w:rFonts w:ascii="Calibri" w:hAnsi="Calibri" w:cs="Times New Roman"/>
                <w:lang w:val="en-GB"/>
              </w:rPr>
              <w:t>Numeric</w:t>
            </w:r>
          </w:p>
        </w:tc>
        <w:tc>
          <w:tcPr>
            <w:tcW w:w="5528" w:type="dxa"/>
            <w:tcBorders>
              <w:top w:val="single" w:sz="4" w:space="0" w:color="8A8A8A"/>
              <w:bottom w:val="single" w:sz="4" w:space="0" w:color="8A8A8A"/>
            </w:tcBorders>
          </w:tcPr>
          <w:p w:rsidR="00FA0CAB" w:rsidRPr="00D05586" w:rsidRDefault="00D6307C" w:rsidP="009977C6">
            <w:pPr>
              <w:spacing w:line="240" w:lineRule="auto"/>
              <w:rPr>
                <w:rFonts w:ascii="Calibri" w:hAnsi="Calibri" w:cs="Times New Roman"/>
                <w:lang w:val="en-GB"/>
              </w:rPr>
            </w:pPr>
            <w:r w:rsidRPr="00D05586">
              <w:rPr>
                <w:rFonts w:ascii="Calibri" w:hAnsi="Calibri" w:cs="Times New Roman"/>
                <w:lang w:val="en-GB"/>
              </w:rPr>
              <w:t>=, &lt;&gt;, &lt;, &gt;, &lt;=, &gt;=</w:t>
            </w:r>
          </w:p>
        </w:tc>
        <w:tc>
          <w:tcPr>
            <w:tcW w:w="2835" w:type="dxa"/>
            <w:tcBorders>
              <w:top w:val="single" w:sz="4" w:space="0" w:color="8A8A8A"/>
              <w:bottom w:val="single" w:sz="4" w:space="0" w:color="8A8A8A"/>
            </w:tcBorders>
          </w:tcPr>
          <w:p w:rsidR="00FA0CAB" w:rsidRPr="00D05586" w:rsidRDefault="00FA0CAB" w:rsidP="009977C6">
            <w:pPr>
              <w:spacing w:line="240" w:lineRule="auto"/>
              <w:rPr>
                <w:rFonts w:ascii="Calibri" w:hAnsi="Calibri" w:cs="Times New Roman"/>
                <w:lang w:val="en-GB"/>
              </w:rPr>
            </w:pPr>
          </w:p>
        </w:tc>
      </w:tr>
      <w:tr w:rsidR="00D6307C" w:rsidRPr="00D05586" w:rsidTr="00FA0CAB">
        <w:tc>
          <w:tcPr>
            <w:tcW w:w="2093" w:type="dxa"/>
            <w:tcBorders>
              <w:top w:val="single" w:sz="4" w:space="0" w:color="8A8A8A"/>
              <w:bottom w:val="single" w:sz="4" w:space="0" w:color="8A8A8A"/>
            </w:tcBorders>
          </w:tcPr>
          <w:p w:rsidR="00D6307C" w:rsidRPr="00D05586" w:rsidRDefault="00D05586" w:rsidP="009977C6">
            <w:pPr>
              <w:spacing w:line="240" w:lineRule="auto"/>
              <w:rPr>
                <w:rFonts w:ascii="Calibri" w:hAnsi="Calibri" w:cs="Times New Roman"/>
                <w:lang w:val="en-GB"/>
              </w:rPr>
            </w:pPr>
            <w:r>
              <w:rPr>
                <w:rFonts w:ascii="Calibri" w:hAnsi="Calibri" w:cs="Times New Roman"/>
                <w:lang w:val="en-GB"/>
              </w:rPr>
              <w:t>Currency</w:t>
            </w:r>
          </w:p>
        </w:tc>
        <w:tc>
          <w:tcPr>
            <w:tcW w:w="5528"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 &lt;&gt;, &lt;, &gt;, &lt;=, &gt;=</w:t>
            </w:r>
          </w:p>
        </w:tc>
        <w:tc>
          <w:tcPr>
            <w:tcW w:w="2835"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p>
        </w:tc>
      </w:tr>
      <w:tr w:rsidR="00D6307C" w:rsidRPr="00D05586" w:rsidTr="00FA0CAB">
        <w:tc>
          <w:tcPr>
            <w:tcW w:w="2093"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Bit</w:t>
            </w:r>
          </w:p>
        </w:tc>
        <w:tc>
          <w:tcPr>
            <w:tcW w:w="5528"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 &lt;&gt;</w:t>
            </w:r>
          </w:p>
        </w:tc>
        <w:tc>
          <w:tcPr>
            <w:tcW w:w="2835"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p>
        </w:tc>
      </w:tr>
      <w:tr w:rsidR="00D6307C" w:rsidRPr="00D05586" w:rsidTr="00FA0CAB">
        <w:tc>
          <w:tcPr>
            <w:tcW w:w="2093" w:type="dxa"/>
            <w:tcBorders>
              <w:top w:val="single" w:sz="4" w:space="0" w:color="8A8A8A"/>
              <w:bottom w:val="single" w:sz="4" w:space="0" w:color="8A8A8A"/>
            </w:tcBorders>
          </w:tcPr>
          <w:p w:rsidR="00D6307C" w:rsidRPr="00D05586" w:rsidRDefault="00D05586" w:rsidP="009977C6">
            <w:pPr>
              <w:spacing w:line="240" w:lineRule="auto"/>
              <w:rPr>
                <w:rFonts w:ascii="Calibri" w:hAnsi="Calibri" w:cs="Times New Roman"/>
                <w:lang w:val="en-GB"/>
              </w:rPr>
            </w:pPr>
            <w:r>
              <w:rPr>
                <w:rFonts w:ascii="Calibri" w:hAnsi="Calibri" w:cs="Times New Roman"/>
                <w:lang w:val="en-GB"/>
              </w:rPr>
              <w:t>Date</w:t>
            </w:r>
          </w:p>
        </w:tc>
        <w:tc>
          <w:tcPr>
            <w:tcW w:w="5528"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 &lt;&gt;, &lt;, &gt;, &lt;=, &gt;=</w:t>
            </w:r>
          </w:p>
        </w:tc>
        <w:tc>
          <w:tcPr>
            <w:tcW w:w="2835"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p>
        </w:tc>
      </w:tr>
      <w:tr w:rsidR="00D6307C" w:rsidRPr="00D05586" w:rsidTr="00FA0CAB">
        <w:tc>
          <w:tcPr>
            <w:tcW w:w="2093"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Link</w:t>
            </w:r>
          </w:p>
        </w:tc>
        <w:tc>
          <w:tcPr>
            <w:tcW w:w="5528"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 &lt;&gt;, like, contains</w:t>
            </w:r>
          </w:p>
        </w:tc>
        <w:tc>
          <w:tcPr>
            <w:tcW w:w="2835"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p>
        </w:tc>
      </w:tr>
      <w:tr w:rsidR="00D6307C" w:rsidRPr="00D05586" w:rsidTr="00FA0CAB">
        <w:tc>
          <w:tcPr>
            <w:tcW w:w="2093" w:type="dxa"/>
            <w:tcBorders>
              <w:top w:val="single" w:sz="4" w:space="0" w:color="8A8A8A"/>
              <w:bottom w:val="single" w:sz="4" w:space="0" w:color="8A8A8A"/>
            </w:tcBorders>
          </w:tcPr>
          <w:p w:rsidR="00D6307C" w:rsidRPr="00D05586" w:rsidRDefault="00D05586" w:rsidP="009977C6">
            <w:pPr>
              <w:spacing w:line="240" w:lineRule="auto"/>
              <w:rPr>
                <w:rFonts w:ascii="Calibri" w:hAnsi="Calibri" w:cs="Times New Roman"/>
                <w:lang w:val="en-GB"/>
              </w:rPr>
            </w:pPr>
            <w:r>
              <w:rPr>
                <w:rFonts w:ascii="Calibri" w:hAnsi="Calibri" w:cs="Times New Roman"/>
                <w:lang w:val="en-GB"/>
              </w:rPr>
              <w:t>List</w:t>
            </w:r>
          </w:p>
        </w:tc>
        <w:tc>
          <w:tcPr>
            <w:tcW w:w="5528"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w:t>
            </w:r>
          </w:p>
        </w:tc>
        <w:tc>
          <w:tcPr>
            <w:tcW w:w="2835"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p>
        </w:tc>
      </w:tr>
      <w:tr w:rsidR="00D6307C" w:rsidRPr="00D05586" w:rsidTr="00FA0CAB">
        <w:tc>
          <w:tcPr>
            <w:tcW w:w="2093" w:type="dxa"/>
            <w:tcBorders>
              <w:top w:val="single" w:sz="4" w:space="0" w:color="8A8A8A"/>
              <w:bottom w:val="single" w:sz="4" w:space="0" w:color="8A8A8A"/>
            </w:tcBorders>
          </w:tcPr>
          <w:p w:rsidR="00D6307C" w:rsidRPr="00D05586" w:rsidRDefault="00D05586" w:rsidP="009977C6">
            <w:pPr>
              <w:spacing w:line="240" w:lineRule="auto"/>
              <w:rPr>
                <w:rFonts w:ascii="Calibri" w:hAnsi="Calibri" w:cs="Times New Roman"/>
                <w:lang w:val="en-GB"/>
              </w:rPr>
            </w:pPr>
            <w:r>
              <w:rPr>
                <w:rFonts w:ascii="Calibri" w:hAnsi="Calibri" w:cs="Times New Roman"/>
                <w:lang w:val="en-GB"/>
              </w:rPr>
              <w:t>Asset type</w:t>
            </w:r>
          </w:p>
        </w:tc>
        <w:tc>
          <w:tcPr>
            <w:tcW w:w="5528"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w:t>
            </w:r>
          </w:p>
        </w:tc>
        <w:tc>
          <w:tcPr>
            <w:tcW w:w="2835"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p>
        </w:tc>
      </w:tr>
      <w:tr w:rsidR="00D6307C" w:rsidRPr="00D05586" w:rsidTr="00FA0CAB">
        <w:tc>
          <w:tcPr>
            <w:tcW w:w="2093"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Document</w:t>
            </w:r>
          </w:p>
        </w:tc>
        <w:tc>
          <w:tcPr>
            <w:tcW w:w="5528"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r w:rsidRPr="00D05586">
              <w:rPr>
                <w:rFonts w:ascii="Calibri" w:hAnsi="Calibri" w:cs="Times New Roman"/>
                <w:lang w:val="en-GB"/>
              </w:rPr>
              <w:t>=, &lt;&gt;, like, contains</w:t>
            </w:r>
          </w:p>
        </w:tc>
        <w:tc>
          <w:tcPr>
            <w:tcW w:w="2835" w:type="dxa"/>
            <w:tcBorders>
              <w:top w:val="single" w:sz="4" w:space="0" w:color="8A8A8A"/>
              <w:bottom w:val="single" w:sz="4" w:space="0" w:color="8A8A8A"/>
            </w:tcBorders>
          </w:tcPr>
          <w:p w:rsidR="00D6307C" w:rsidRPr="00D05586" w:rsidRDefault="00D6307C" w:rsidP="009977C6">
            <w:pPr>
              <w:spacing w:line="240" w:lineRule="auto"/>
              <w:rPr>
                <w:rFonts w:ascii="Calibri" w:hAnsi="Calibri" w:cs="Times New Roman"/>
                <w:lang w:val="en-GB"/>
              </w:rPr>
            </w:pPr>
          </w:p>
        </w:tc>
      </w:tr>
    </w:tbl>
    <w:p w:rsidR="00D05586" w:rsidRPr="00D05586" w:rsidRDefault="00D05586" w:rsidP="006A6E71">
      <w:pPr>
        <w:pStyle w:val="Kop5"/>
        <w:rPr>
          <w:lang w:val="en-GB"/>
        </w:rPr>
      </w:pPr>
      <w:r w:rsidRPr="00D05586">
        <w:rPr>
          <w:lang w:val="en-GB"/>
        </w:rPr>
        <w:t>Part 3</w:t>
      </w:r>
    </w:p>
    <w:p w:rsidR="00D05586" w:rsidRDefault="00D05586" w:rsidP="00D05586">
      <w:pPr>
        <w:rPr>
          <w:lang w:val="en-GB"/>
        </w:rPr>
      </w:pPr>
      <w:r>
        <w:rPr>
          <w:lang w:val="en-GB"/>
        </w:rPr>
        <w:t>The search value to be searched for. For default data types, this will be a free edit field (fill in). For dynamic lists and assets, this field must be filled in with the button with the three dots (…) (part 4). In the field, the name (attribute name) will be filled in for the choses dynamic list item or asset.</w:t>
      </w:r>
    </w:p>
    <w:p w:rsidR="00D05586" w:rsidRDefault="00D05586" w:rsidP="00D05586">
      <w:pPr>
        <w:pStyle w:val="Kop5"/>
        <w:rPr>
          <w:lang w:val="en-GB"/>
        </w:rPr>
      </w:pPr>
      <w:r>
        <w:rPr>
          <w:lang w:val="en-GB"/>
        </w:rPr>
        <w:t>Part 4</w:t>
      </w:r>
    </w:p>
    <w:p w:rsidR="00D05586" w:rsidRDefault="00D05586" w:rsidP="00D05586">
      <w:pPr>
        <w:rPr>
          <w:lang w:val="en-GB"/>
        </w:rPr>
      </w:pPr>
      <w:r>
        <w:rPr>
          <w:lang w:val="en-GB"/>
        </w:rPr>
        <w:t>If a non-default data type is chosen, the value must be looked up by some extra functionality. By using a popup (AJAX) dialog box, it must be possible to search for a value.</w:t>
      </w:r>
    </w:p>
    <w:p w:rsidR="00D05586" w:rsidRDefault="00D05586" w:rsidP="00D05586">
      <w:pPr>
        <w:rPr>
          <w:lang w:val="en-GB"/>
        </w:rPr>
      </w:pPr>
    </w:p>
    <w:p w:rsidR="00D05586" w:rsidRDefault="00D05586" w:rsidP="00D05586">
      <w:pPr>
        <w:rPr>
          <w:lang w:val="en-GB"/>
        </w:rPr>
      </w:pPr>
      <w:r>
        <w:rPr>
          <w:lang w:val="en-GB"/>
        </w:rPr>
        <w:t>For dynamic list, it satisfies to display an alphabetical list with all the items where the user can pick the right one.</w:t>
      </w:r>
    </w:p>
    <w:p w:rsidR="00D05586" w:rsidRDefault="00D05586" w:rsidP="00D05586">
      <w:pPr>
        <w:rPr>
          <w:lang w:val="en-GB"/>
        </w:rPr>
      </w:pPr>
    </w:p>
    <w:p w:rsidR="00D05586" w:rsidRDefault="00D05586" w:rsidP="00D05586">
      <w:pPr>
        <w:rPr>
          <w:lang w:val="en-GB"/>
        </w:rPr>
      </w:pPr>
      <w:r>
        <w:rPr>
          <w:lang w:val="en-GB"/>
        </w:rPr>
        <w:t xml:space="preserve">For assets, the same search functionality must be presented as for </w:t>
      </w:r>
      <w:r>
        <w:rPr>
          <w:i/>
          <w:lang w:val="en-GB"/>
        </w:rPr>
        <w:t>Search By Type</w:t>
      </w:r>
      <w:r>
        <w:rPr>
          <w:lang w:val="en-GB"/>
        </w:rPr>
        <w:t xml:space="preserve">. </w:t>
      </w:r>
      <w:r w:rsidR="00D135BB">
        <w:rPr>
          <w:lang w:val="en-GB"/>
        </w:rPr>
        <w:t xml:space="preserve">This means using a separate windows or a popup screen with a </w:t>
      </w:r>
      <w:r w:rsidR="00D135BB">
        <w:rPr>
          <w:i/>
          <w:lang w:val="en-GB"/>
        </w:rPr>
        <w:t xml:space="preserve">Search By </w:t>
      </w:r>
      <w:r w:rsidR="00D135BB" w:rsidRPr="00D135BB">
        <w:rPr>
          <w:lang w:val="en-GB"/>
        </w:rPr>
        <w:t>Type</w:t>
      </w:r>
      <w:r w:rsidR="00D135BB">
        <w:rPr>
          <w:lang w:val="en-GB"/>
        </w:rPr>
        <w:t xml:space="preserve"> functionality to lookup the asset, for example person. In the result set, clicking on</w:t>
      </w:r>
      <w:r w:rsidR="0086623F">
        <w:rPr>
          <w:lang w:val="en-GB"/>
        </w:rPr>
        <w:t xml:space="preserve"> a row will select the asset and fill in the values of the attribute name in in part 3 (fill in box)</w:t>
      </w:r>
      <w:r w:rsidR="00743565">
        <w:rPr>
          <w:lang w:val="en-GB"/>
        </w:rPr>
        <w:t xml:space="preserve"> and close the window/popup</w:t>
      </w:r>
      <w:bookmarkStart w:id="62" w:name="_GoBack"/>
      <w:bookmarkEnd w:id="62"/>
      <w:r w:rsidR="0086623F">
        <w:rPr>
          <w:lang w:val="en-GB"/>
        </w:rPr>
        <w:t>. Using</w:t>
      </w:r>
      <w:r>
        <w:rPr>
          <w:lang w:val="en-GB"/>
        </w:rPr>
        <w:t xml:space="preserve"> these functionality makes it simple to find a certain asset.</w:t>
      </w:r>
    </w:p>
    <w:p w:rsidR="00D05586" w:rsidRDefault="00D05586" w:rsidP="00D05586">
      <w:pPr>
        <w:pStyle w:val="Kop5"/>
        <w:rPr>
          <w:lang w:val="en-GB"/>
        </w:rPr>
      </w:pPr>
      <w:r>
        <w:rPr>
          <w:lang w:val="en-GB"/>
        </w:rPr>
        <w:t>Part 5</w:t>
      </w:r>
    </w:p>
    <w:p w:rsidR="00D05586" w:rsidRDefault="000B6734" w:rsidP="00D05586">
      <w:pPr>
        <w:rPr>
          <w:lang w:val="en-GB"/>
        </w:rPr>
      </w:pPr>
      <w:r>
        <w:rPr>
          <w:lang w:val="en-GB"/>
        </w:rPr>
        <w:t>Sort order to order the result using the attribute. Possible options:</w:t>
      </w:r>
    </w:p>
    <w:p w:rsidR="000B6734" w:rsidRDefault="000B6734" w:rsidP="000B6734">
      <w:pPr>
        <w:pStyle w:val="Lijstalinea"/>
        <w:numPr>
          <w:ilvl w:val="0"/>
          <w:numId w:val="24"/>
        </w:numPr>
        <w:rPr>
          <w:lang w:val="en-GB"/>
        </w:rPr>
      </w:pPr>
      <w:r>
        <w:rPr>
          <w:lang w:val="en-GB"/>
        </w:rPr>
        <w:t>ASC (Ascendant)</w:t>
      </w:r>
    </w:p>
    <w:p w:rsidR="000B6734" w:rsidRDefault="000B6734" w:rsidP="000B6734">
      <w:pPr>
        <w:pStyle w:val="Lijstalinea"/>
        <w:numPr>
          <w:ilvl w:val="0"/>
          <w:numId w:val="24"/>
        </w:numPr>
        <w:rPr>
          <w:lang w:val="en-GB"/>
        </w:rPr>
      </w:pPr>
      <w:r>
        <w:rPr>
          <w:lang w:val="en-GB"/>
        </w:rPr>
        <w:t>DESC (Descendant)</w:t>
      </w:r>
    </w:p>
    <w:p w:rsidR="000B6734" w:rsidRDefault="000B6734" w:rsidP="000B6734">
      <w:pPr>
        <w:pStyle w:val="Lijstalinea"/>
        <w:numPr>
          <w:ilvl w:val="0"/>
          <w:numId w:val="24"/>
        </w:numPr>
        <w:rPr>
          <w:lang w:val="en-GB"/>
        </w:rPr>
      </w:pPr>
      <w:r>
        <w:rPr>
          <w:lang w:val="en-GB"/>
        </w:rPr>
        <w:t>None (No sort for this attribute)</w:t>
      </w:r>
    </w:p>
    <w:p w:rsidR="000B6734" w:rsidRDefault="000B6734" w:rsidP="000B6734">
      <w:pPr>
        <w:pStyle w:val="Kop5"/>
        <w:rPr>
          <w:lang w:val="en-GB"/>
        </w:rPr>
      </w:pPr>
      <w:r>
        <w:rPr>
          <w:lang w:val="en-GB"/>
        </w:rPr>
        <w:t>Part 6</w:t>
      </w:r>
    </w:p>
    <w:p w:rsidR="000B6734" w:rsidRDefault="000B6734" w:rsidP="000B6734">
      <w:pPr>
        <w:rPr>
          <w:lang w:val="en-GB"/>
        </w:rPr>
      </w:pPr>
      <w:r>
        <w:rPr>
          <w:lang w:val="en-GB"/>
        </w:rPr>
        <w:t>How combine the attribute with the next attribute, using the AND or OR. By default AND must be selected.</w:t>
      </w:r>
    </w:p>
    <w:p w:rsidR="000B6734" w:rsidRDefault="000B6734" w:rsidP="000B6734">
      <w:pPr>
        <w:pStyle w:val="Kop5"/>
        <w:rPr>
          <w:lang w:val="en-GB"/>
        </w:rPr>
      </w:pPr>
      <w:r>
        <w:rPr>
          <w:lang w:val="en-GB"/>
        </w:rPr>
        <w:t>Part 7</w:t>
      </w:r>
    </w:p>
    <w:p w:rsidR="000B6734" w:rsidRDefault="000B6734" w:rsidP="000B6734">
      <w:pPr>
        <w:rPr>
          <w:lang w:val="en-GB"/>
        </w:rPr>
      </w:pPr>
      <w:r>
        <w:rPr>
          <w:lang w:val="en-GB"/>
        </w:rPr>
        <w:t>By using the red cross, a certain row will be removed.</w:t>
      </w:r>
    </w:p>
    <w:p w:rsidR="000B6734" w:rsidRDefault="000B6734" w:rsidP="000B6734">
      <w:pPr>
        <w:pStyle w:val="Kop5"/>
        <w:rPr>
          <w:lang w:val="en-GB"/>
        </w:rPr>
      </w:pPr>
      <w:r>
        <w:rPr>
          <w:lang w:val="en-GB"/>
        </w:rPr>
        <w:t>Part 8</w:t>
      </w:r>
    </w:p>
    <w:p w:rsidR="000B6734" w:rsidRDefault="000B6734" w:rsidP="000B6734">
      <w:pPr>
        <w:rPr>
          <w:lang w:val="en-GB"/>
        </w:rPr>
      </w:pPr>
      <w:r>
        <w:rPr>
          <w:lang w:val="en-GB"/>
        </w:rPr>
        <w:t xml:space="preserve">Using the button </w:t>
      </w:r>
      <w:r>
        <w:rPr>
          <w:i/>
          <w:lang w:val="en-GB"/>
        </w:rPr>
        <w:t>Clear</w:t>
      </w:r>
      <w:r w:rsidR="008A0F9B">
        <w:rPr>
          <w:lang w:val="en-GB"/>
        </w:rPr>
        <w:t>, the search screen will be completely erased. By doing this, a completely new search can be configured.</w:t>
      </w:r>
    </w:p>
    <w:p w:rsidR="008A0F9B" w:rsidRDefault="008A0F9B" w:rsidP="008A0F9B">
      <w:pPr>
        <w:pStyle w:val="Kop5"/>
        <w:rPr>
          <w:lang w:val="en-GB"/>
        </w:rPr>
      </w:pPr>
      <w:r>
        <w:rPr>
          <w:lang w:val="en-GB"/>
        </w:rPr>
        <w:t>Part 9</w:t>
      </w:r>
    </w:p>
    <w:p w:rsidR="008A0F9B" w:rsidRDefault="008A0F9B" w:rsidP="008A0F9B">
      <w:pPr>
        <w:rPr>
          <w:lang w:val="en-GB"/>
        </w:rPr>
      </w:pPr>
      <w:r>
        <w:rPr>
          <w:lang w:val="en-GB"/>
        </w:rPr>
        <w:t xml:space="preserve">Using the button </w:t>
      </w:r>
      <w:r>
        <w:rPr>
          <w:i/>
          <w:lang w:val="en-GB"/>
        </w:rPr>
        <w:t>Add Row</w:t>
      </w:r>
      <w:r>
        <w:rPr>
          <w:lang w:val="en-GB"/>
        </w:rPr>
        <w:t>, a</w:t>
      </w:r>
      <w:r w:rsidR="004862A1">
        <w:rPr>
          <w:lang w:val="en-GB"/>
        </w:rPr>
        <w:t xml:space="preserve"> new search row will be added.</w:t>
      </w:r>
    </w:p>
    <w:p w:rsidR="004862A1" w:rsidRDefault="004862A1" w:rsidP="004862A1">
      <w:pPr>
        <w:pStyle w:val="Kop5"/>
        <w:rPr>
          <w:lang w:val="en-GB"/>
        </w:rPr>
      </w:pPr>
      <w:r>
        <w:rPr>
          <w:lang w:val="en-GB"/>
        </w:rPr>
        <w:t>Part 10</w:t>
      </w:r>
    </w:p>
    <w:p w:rsidR="004862A1" w:rsidRDefault="004862A1" w:rsidP="004862A1">
      <w:pPr>
        <w:rPr>
          <w:lang w:val="en-GB"/>
        </w:rPr>
      </w:pPr>
      <w:r>
        <w:rPr>
          <w:lang w:val="en-GB"/>
        </w:rPr>
        <w:t xml:space="preserve">The button </w:t>
      </w:r>
      <w:r>
        <w:rPr>
          <w:i/>
          <w:lang w:val="en-GB"/>
        </w:rPr>
        <w:t>Search</w:t>
      </w:r>
      <w:r>
        <w:rPr>
          <w:lang w:val="en-GB"/>
        </w:rPr>
        <w:t xml:space="preserve"> will fire the search and present the assets in the results screen.</w:t>
      </w:r>
    </w:p>
    <w:p w:rsidR="004862A1" w:rsidRDefault="004862A1" w:rsidP="004862A1">
      <w:pPr>
        <w:pStyle w:val="Kop5"/>
        <w:rPr>
          <w:lang w:val="en-GB"/>
        </w:rPr>
      </w:pPr>
      <w:r>
        <w:rPr>
          <w:lang w:val="en-GB"/>
        </w:rPr>
        <w:t>Part 11</w:t>
      </w:r>
    </w:p>
    <w:p w:rsidR="004862A1" w:rsidRDefault="004862A1" w:rsidP="004862A1">
      <w:pPr>
        <w:rPr>
          <w:lang w:val="en-GB"/>
        </w:rPr>
      </w:pPr>
      <w:r>
        <w:rPr>
          <w:lang w:val="en-GB"/>
        </w:rPr>
        <w:t xml:space="preserve">If selected, all </w:t>
      </w:r>
      <w:r>
        <w:rPr>
          <w:i/>
          <w:lang w:val="en-GB"/>
        </w:rPr>
        <w:t>active</w:t>
      </w:r>
      <w:r>
        <w:rPr>
          <w:lang w:val="en-GB"/>
        </w:rPr>
        <w:t xml:space="preserve"> assets (with highest revision number and active) will be searched. By default this option will be on.</w:t>
      </w:r>
    </w:p>
    <w:p w:rsidR="004862A1" w:rsidRDefault="004862A1" w:rsidP="004862A1">
      <w:pPr>
        <w:pStyle w:val="Kop5"/>
        <w:rPr>
          <w:lang w:val="en-GB"/>
        </w:rPr>
      </w:pPr>
      <w:r>
        <w:rPr>
          <w:lang w:val="en-GB"/>
        </w:rPr>
        <w:lastRenderedPageBreak/>
        <w:t>Part 12</w:t>
      </w:r>
    </w:p>
    <w:p w:rsidR="004862A1" w:rsidRDefault="004862A1" w:rsidP="004862A1">
      <w:pPr>
        <w:rPr>
          <w:lang w:val="en-GB"/>
        </w:rPr>
      </w:pPr>
      <w:r>
        <w:rPr>
          <w:lang w:val="en-GB"/>
        </w:rPr>
        <w:t>If selected, also the historical assets will be searched. By default this option will be off. If selected, all attributes must be selected that were ever configured!</w:t>
      </w:r>
    </w:p>
    <w:p w:rsidR="004862A1" w:rsidRDefault="004862A1" w:rsidP="004862A1">
      <w:pPr>
        <w:pStyle w:val="Kop5"/>
        <w:rPr>
          <w:lang w:val="en-GB"/>
        </w:rPr>
      </w:pPr>
      <w:r>
        <w:rPr>
          <w:lang w:val="en-GB"/>
        </w:rPr>
        <w:t>Part 13</w:t>
      </w:r>
    </w:p>
    <w:p w:rsidR="004862A1" w:rsidRPr="004862A1" w:rsidRDefault="004862A1" w:rsidP="004862A1">
      <w:pPr>
        <w:rPr>
          <w:lang w:val="en-GB"/>
        </w:rPr>
      </w:pPr>
      <w:r>
        <w:rPr>
          <w:lang w:val="en-GB"/>
        </w:rPr>
        <w:t xml:space="preserve">Some help information specific for the </w:t>
      </w:r>
      <w:r>
        <w:rPr>
          <w:i/>
          <w:lang w:val="en-GB"/>
        </w:rPr>
        <w:t>Search By Context</w:t>
      </w:r>
      <w:r>
        <w:rPr>
          <w:lang w:val="en-GB"/>
        </w:rPr>
        <w:t xml:space="preserve"> with more information how to search and with tips and tricks. Also some examples can be included to make it more clear for the user how to use this type of advanced search.</w:t>
      </w:r>
    </w:p>
    <w:p w:rsidR="006A6E71" w:rsidRPr="006A6E71" w:rsidRDefault="006A6E71" w:rsidP="006A6E71"/>
    <w:p w:rsidR="007F4B86" w:rsidRPr="007F4B86" w:rsidRDefault="00DC1187" w:rsidP="007F4B86">
      <w:r w:rsidRPr="00DC1187">
        <w:rPr>
          <w:noProof/>
          <w:lang w:eastAsia="nl-BE"/>
        </w:rPr>
        <w:drawing>
          <wp:inline distT="0" distB="0" distL="0" distR="0">
            <wp:extent cx="6552565" cy="5243821"/>
            <wp:effectExtent l="19050" t="0" r="635"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552565" cy="5243821"/>
                    </a:xfrm>
                    <a:prstGeom prst="rect">
                      <a:avLst/>
                    </a:prstGeom>
                    <a:noFill/>
                    <a:ln w="9525">
                      <a:noFill/>
                      <a:miter lim="800000"/>
                      <a:headEnd/>
                      <a:tailEnd/>
                    </a:ln>
                  </pic:spPr>
                </pic:pic>
              </a:graphicData>
            </a:graphic>
          </wp:inline>
        </w:drawing>
      </w:r>
    </w:p>
    <w:p w:rsidR="004862A1" w:rsidRPr="00CE1EEA" w:rsidRDefault="004862A1" w:rsidP="00CB2CD9">
      <w:pPr>
        <w:pStyle w:val="Kop4"/>
        <w:rPr>
          <w:lang w:val="en-GB"/>
        </w:rPr>
      </w:pPr>
      <w:bookmarkStart w:id="63" w:name="_Toc225168085"/>
      <w:r w:rsidRPr="00CE1EEA">
        <w:rPr>
          <w:lang w:val="en-GB"/>
        </w:rPr>
        <w:t>Searching assets using context filters</w:t>
      </w:r>
    </w:p>
    <w:p w:rsidR="004862A1" w:rsidRPr="00CE1EEA" w:rsidRDefault="004862A1" w:rsidP="004862A1">
      <w:pPr>
        <w:rPr>
          <w:lang w:val="en-GB"/>
        </w:rPr>
      </w:pPr>
      <w:r w:rsidRPr="00CE1EEA">
        <w:rPr>
          <w:lang w:val="en-GB"/>
        </w:rPr>
        <w:t xml:space="preserve">[...] </w:t>
      </w:r>
    </w:p>
    <w:p w:rsidR="00CB2CD9" w:rsidRDefault="00CB2CD9" w:rsidP="00CB2CD9">
      <w:pPr>
        <w:pStyle w:val="Kop4"/>
      </w:pPr>
      <w:r>
        <w:t>Zoeken naar assets via contextfilters</w:t>
      </w:r>
      <w:bookmarkEnd w:id="63"/>
    </w:p>
    <w:p w:rsidR="00E82325" w:rsidRDefault="00E82325" w:rsidP="00E82325">
      <w:r>
        <w:t>Zoeken via context betekent, zoeken naar assets met als zoekingang één of meerdere waarden voor contextattributen. Meer informatie over context attributen of functionele attributen is terug te vinden in het Functioneel Ontwerp.</w:t>
      </w:r>
    </w:p>
    <w:p w:rsidR="008A689B" w:rsidRDefault="008A689B" w:rsidP="00E82325"/>
    <w:p w:rsidR="008A689B" w:rsidRDefault="008A689B" w:rsidP="008A689B">
      <w:r>
        <w:t xml:space="preserve">Het zoekscherm moet dynamisch uitbreidbaar zijn. Dit betekent, de gebruiker kiest één contextattribuut en vult er een waarde voor in. Vervolgens kan een </w:t>
      </w:r>
      <w:r>
        <w:rPr>
          <w:i/>
        </w:rPr>
        <w:t>rij</w:t>
      </w:r>
      <w:r>
        <w:t xml:space="preserve"> toegevoegd worden waardoor een tweede contextattribuut gekozen kan worden met een overeenkomstige waarde, enz. </w:t>
      </w:r>
    </w:p>
    <w:p w:rsidR="008A689B" w:rsidRDefault="008A689B" w:rsidP="008A689B"/>
    <w:p w:rsidR="008A689B" w:rsidRDefault="008A689B" w:rsidP="008A689B">
      <w:r>
        <w:t>We overlopen de verschillende onderdelen van het zoekscherm (</w:t>
      </w:r>
      <w:r>
        <w:rPr>
          <w:i/>
        </w:rPr>
        <w:t xml:space="preserve">by </w:t>
      </w:r>
      <w:r w:rsidR="006427AE">
        <w:rPr>
          <w:i/>
        </w:rPr>
        <w:t>Context</w:t>
      </w:r>
      <w:r>
        <w:t>):</w:t>
      </w:r>
    </w:p>
    <w:p w:rsidR="008A689B" w:rsidRDefault="008A689B" w:rsidP="008A689B">
      <w:pPr>
        <w:pStyle w:val="Kop5"/>
      </w:pPr>
      <w:r>
        <w:t>Onderdeel 1</w:t>
      </w:r>
    </w:p>
    <w:p w:rsidR="008A689B" w:rsidRDefault="008A689B" w:rsidP="008A689B">
      <w:r>
        <w:t>Selectielijst met alle beschikbaar attributen van het te zoeken asset van het gekozen type. Hier kan de gebruiker het gewenste attribuut kiezen waarop hij/zij wil zoeken.</w:t>
      </w:r>
    </w:p>
    <w:p w:rsidR="008A689B" w:rsidRDefault="008A689B" w:rsidP="008A689B">
      <w:pPr>
        <w:pStyle w:val="Kop5"/>
      </w:pPr>
      <w:r>
        <w:lastRenderedPageBreak/>
        <w:t>Onderdeel 2</w:t>
      </w:r>
    </w:p>
    <w:p w:rsidR="008A689B" w:rsidRDefault="008A689B" w:rsidP="008A689B">
      <w:r>
        <w:t xml:space="preserve">Vergelijkingsoperator. Deze lijst wordt gevuld afhankelijk van het gekozen attribuut met daaraan gekoppeld het datatype. Voor attributen van het type </w:t>
      </w:r>
      <w:r>
        <w:rPr>
          <w:i/>
        </w:rPr>
        <w:t>Dynamic List</w:t>
      </w:r>
      <w:r>
        <w:t xml:space="preserve"> of </w:t>
      </w:r>
      <w:r>
        <w:rPr>
          <w:i/>
        </w:rPr>
        <w:t>Asset</w:t>
      </w:r>
      <w:r>
        <w:t xml:space="preserve">, kan enkel de operator </w:t>
      </w:r>
      <w:r>
        <w:rPr>
          <w:i/>
        </w:rPr>
        <w:t xml:space="preserve">is gelijk aan </w:t>
      </w:r>
      <w:r>
        <w:t xml:space="preserve"> (=) gekozen worden. Voor gewone datatypes moeten standaard onderstaand operatoren voorzien worden.</w:t>
      </w:r>
    </w:p>
    <w:p w:rsidR="008A689B" w:rsidRDefault="008A689B" w:rsidP="008A689B"/>
    <w:p w:rsidR="008A689B" w:rsidRDefault="008A689B" w:rsidP="008A689B"/>
    <w:tbl>
      <w:tblPr>
        <w:tblW w:w="0" w:type="auto"/>
        <w:tblBorders>
          <w:top w:val="single" w:sz="4" w:space="0" w:color="5C5C5C"/>
          <w:bottom w:val="single" w:sz="4" w:space="0" w:color="5C5C5C"/>
          <w:insideH w:val="single" w:sz="4" w:space="0" w:color="5C5C5C"/>
          <w:insideV w:val="single" w:sz="4" w:space="0" w:color="5C5C5C"/>
        </w:tblBorders>
        <w:tblCellMar>
          <w:top w:w="57" w:type="dxa"/>
          <w:bottom w:w="57" w:type="dxa"/>
        </w:tblCellMar>
        <w:tblLook w:val="04A0" w:firstRow="1" w:lastRow="0" w:firstColumn="1" w:lastColumn="0" w:noHBand="0" w:noVBand="1"/>
      </w:tblPr>
      <w:tblGrid>
        <w:gridCol w:w="2093"/>
        <w:gridCol w:w="5528"/>
        <w:gridCol w:w="2835"/>
      </w:tblGrid>
      <w:tr w:rsidR="008A689B" w:rsidRPr="00FE01CC" w:rsidTr="009977C6">
        <w:trPr>
          <w:tblHeader/>
        </w:trPr>
        <w:tc>
          <w:tcPr>
            <w:tcW w:w="2093" w:type="dxa"/>
            <w:tcBorders>
              <w:bottom w:val="single" w:sz="4" w:space="0" w:color="5C5C5C"/>
            </w:tcBorders>
            <w:shd w:val="clear" w:color="auto" w:fill="7B9E03"/>
          </w:tcPr>
          <w:p w:rsidR="008A689B" w:rsidRPr="00FE01CC" w:rsidRDefault="008A689B" w:rsidP="009977C6">
            <w:pPr>
              <w:spacing w:line="240" w:lineRule="auto"/>
              <w:rPr>
                <w:rFonts w:ascii="Calibri" w:hAnsi="Calibri" w:cs="Times New Roman"/>
                <w:b/>
                <w:color w:val="FFFFFF"/>
              </w:rPr>
            </w:pPr>
            <w:r>
              <w:rPr>
                <w:rFonts w:ascii="Calibri" w:hAnsi="Calibri" w:cs="Times New Roman"/>
                <w:b/>
                <w:color w:val="FFFFFF"/>
              </w:rPr>
              <w:t>DataType</w:t>
            </w:r>
          </w:p>
        </w:tc>
        <w:tc>
          <w:tcPr>
            <w:tcW w:w="5528" w:type="dxa"/>
            <w:tcBorders>
              <w:bottom w:val="single" w:sz="4" w:space="0" w:color="5C5C5C"/>
            </w:tcBorders>
            <w:shd w:val="clear" w:color="auto" w:fill="7B9E03"/>
          </w:tcPr>
          <w:p w:rsidR="008A689B" w:rsidRPr="00FE01CC" w:rsidRDefault="008A689B" w:rsidP="009977C6">
            <w:pPr>
              <w:spacing w:line="240" w:lineRule="auto"/>
              <w:rPr>
                <w:rFonts w:ascii="Calibri" w:hAnsi="Calibri" w:cs="Times New Roman"/>
                <w:b/>
                <w:color w:val="FFFFFF"/>
              </w:rPr>
            </w:pPr>
            <w:r>
              <w:rPr>
                <w:rFonts w:ascii="Calibri" w:hAnsi="Calibri" w:cs="Times New Roman"/>
                <w:b/>
                <w:color w:val="FFFFFF"/>
              </w:rPr>
              <w:t>Operator(en)</w:t>
            </w:r>
          </w:p>
        </w:tc>
        <w:tc>
          <w:tcPr>
            <w:tcW w:w="2835" w:type="dxa"/>
            <w:tcBorders>
              <w:bottom w:val="single" w:sz="4" w:space="0" w:color="5C5C5C"/>
            </w:tcBorders>
            <w:shd w:val="clear" w:color="auto" w:fill="7B9E03"/>
          </w:tcPr>
          <w:p w:rsidR="008A689B" w:rsidRPr="00FE01CC" w:rsidRDefault="008A689B" w:rsidP="009977C6">
            <w:pPr>
              <w:spacing w:line="240" w:lineRule="auto"/>
              <w:rPr>
                <w:rFonts w:ascii="Calibri" w:hAnsi="Calibri" w:cs="Times New Roman"/>
                <w:b/>
                <w:color w:val="FFFFFF"/>
              </w:rPr>
            </w:pPr>
            <w:r w:rsidRPr="00FE01CC">
              <w:rPr>
                <w:rFonts w:ascii="Calibri" w:hAnsi="Calibri" w:cs="Times New Roman"/>
                <w:b/>
                <w:color w:val="FFFFFF"/>
              </w:rPr>
              <w:t>Opmerkingen</w:t>
            </w:r>
          </w:p>
        </w:tc>
      </w:tr>
      <w:tr w:rsidR="008A689B" w:rsidRPr="00FE01CC" w:rsidTr="009977C6">
        <w:tc>
          <w:tcPr>
            <w:tcW w:w="2093" w:type="dxa"/>
            <w:tcBorders>
              <w:bottom w:val="single" w:sz="4" w:space="0" w:color="8A8A8A"/>
            </w:tcBorders>
          </w:tcPr>
          <w:p w:rsidR="008A689B" w:rsidRPr="00FE01CC" w:rsidRDefault="008A689B" w:rsidP="009977C6">
            <w:pPr>
              <w:spacing w:line="240" w:lineRule="auto"/>
              <w:rPr>
                <w:rFonts w:ascii="Calibri" w:hAnsi="Calibri" w:cs="Times New Roman"/>
              </w:rPr>
            </w:pPr>
            <w:r>
              <w:rPr>
                <w:rFonts w:ascii="Calibri" w:hAnsi="Calibri" w:cs="Times New Roman"/>
              </w:rPr>
              <w:t>Tekst</w:t>
            </w:r>
          </w:p>
        </w:tc>
        <w:tc>
          <w:tcPr>
            <w:tcW w:w="5528" w:type="dxa"/>
            <w:tcBorders>
              <w:bottom w:val="single" w:sz="4" w:space="0" w:color="8A8A8A"/>
            </w:tcBorders>
          </w:tcPr>
          <w:p w:rsidR="008A689B" w:rsidRPr="00FE01CC" w:rsidRDefault="008A689B" w:rsidP="009977C6">
            <w:pPr>
              <w:spacing w:line="240" w:lineRule="auto"/>
              <w:rPr>
                <w:rFonts w:ascii="Calibri" w:hAnsi="Calibri" w:cs="Times New Roman"/>
              </w:rPr>
            </w:pPr>
            <w:r>
              <w:rPr>
                <w:rFonts w:ascii="Calibri" w:hAnsi="Calibri" w:cs="Times New Roman"/>
              </w:rPr>
              <w:t>=, &lt;&gt;, like, contains</w:t>
            </w:r>
          </w:p>
        </w:tc>
        <w:tc>
          <w:tcPr>
            <w:tcW w:w="2835" w:type="dxa"/>
            <w:tcBorders>
              <w:bottom w:val="single" w:sz="4" w:space="0" w:color="8A8A8A"/>
            </w:tcBorders>
          </w:tcPr>
          <w:p w:rsidR="008A689B" w:rsidRPr="00FE01CC" w:rsidRDefault="008A689B" w:rsidP="009977C6">
            <w:pPr>
              <w:spacing w:line="240" w:lineRule="auto"/>
              <w:rPr>
                <w:rFonts w:ascii="Calibri" w:hAnsi="Calibri" w:cs="Times New Roman"/>
              </w:rPr>
            </w:pPr>
          </w:p>
        </w:tc>
      </w:tr>
      <w:tr w:rsidR="008A689B" w:rsidRPr="00FE01CC" w:rsidTr="009977C6">
        <w:tc>
          <w:tcPr>
            <w:tcW w:w="2093"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r>
              <w:rPr>
                <w:rFonts w:ascii="Calibri" w:hAnsi="Calibri" w:cs="Times New Roman"/>
              </w:rPr>
              <w:t>Numeriek</w:t>
            </w:r>
          </w:p>
        </w:tc>
        <w:tc>
          <w:tcPr>
            <w:tcW w:w="5528"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r>
              <w:rPr>
                <w:rFonts w:ascii="Calibri" w:hAnsi="Calibri" w:cs="Times New Roman"/>
              </w:rPr>
              <w:t>=, &lt;&gt;, &lt;, &gt;, &lt;=, &gt;=</w:t>
            </w:r>
          </w:p>
        </w:tc>
        <w:tc>
          <w:tcPr>
            <w:tcW w:w="2835"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p>
        </w:tc>
      </w:tr>
      <w:tr w:rsidR="008A689B" w:rsidRPr="00FE01CC" w:rsidTr="009977C6">
        <w:tc>
          <w:tcPr>
            <w:tcW w:w="2093"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Valuta</w:t>
            </w:r>
          </w:p>
        </w:tc>
        <w:tc>
          <w:tcPr>
            <w:tcW w:w="5528"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r>
              <w:rPr>
                <w:rFonts w:ascii="Calibri" w:hAnsi="Calibri" w:cs="Times New Roman"/>
              </w:rPr>
              <w:t>=, &lt;&gt;, &lt;, &gt;, &lt;=, &gt;=</w:t>
            </w:r>
          </w:p>
        </w:tc>
        <w:tc>
          <w:tcPr>
            <w:tcW w:w="2835"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p>
        </w:tc>
      </w:tr>
      <w:tr w:rsidR="008A689B" w:rsidRPr="00FE01CC" w:rsidTr="009977C6">
        <w:tc>
          <w:tcPr>
            <w:tcW w:w="2093"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Bit</w:t>
            </w:r>
          </w:p>
        </w:tc>
        <w:tc>
          <w:tcPr>
            <w:tcW w:w="5528"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 &lt;&gt;</w:t>
            </w:r>
          </w:p>
        </w:tc>
        <w:tc>
          <w:tcPr>
            <w:tcW w:w="2835"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p>
        </w:tc>
      </w:tr>
      <w:tr w:rsidR="008A689B" w:rsidRPr="00FE01CC" w:rsidTr="009977C6">
        <w:tc>
          <w:tcPr>
            <w:tcW w:w="2093"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Datum</w:t>
            </w:r>
          </w:p>
        </w:tc>
        <w:tc>
          <w:tcPr>
            <w:tcW w:w="5528"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r>
              <w:rPr>
                <w:rFonts w:ascii="Calibri" w:hAnsi="Calibri" w:cs="Times New Roman"/>
              </w:rPr>
              <w:t>=, &lt;&gt;, &lt;, &gt;, &lt;=, &gt;=</w:t>
            </w:r>
          </w:p>
        </w:tc>
        <w:tc>
          <w:tcPr>
            <w:tcW w:w="2835"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p>
        </w:tc>
      </w:tr>
      <w:tr w:rsidR="008A689B" w:rsidRPr="00FE01CC" w:rsidTr="009977C6">
        <w:tc>
          <w:tcPr>
            <w:tcW w:w="2093"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Link</w:t>
            </w:r>
          </w:p>
        </w:tc>
        <w:tc>
          <w:tcPr>
            <w:tcW w:w="5528"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 &lt;&gt;, like, contains</w:t>
            </w:r>
          </w:p>
        </w:tc>
        <w:tc>
          <w:tcPr>
            <w:tcW w:w="2835"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p>
        </w:tc>
      </w:tr>
      <w:tr w:rsidR="008A689B" w:rsidRPr="00FE01CC" w:rsidTr="009977C6">
        <w:tc>
          <w:tcPr>
            <w:tcW w:w="2093"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Lijst</w:t>
            </w:r>
          </w:p>
        </w:tc>
        <w:tc>
          <w:tcPr>
            <w:tcW w:w="5528"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w:t>
            </w:r>
          </w:p>
        </w:tc>
        <w:tc>
          <w:tcPr>
            <w:tcW w:w="2835"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p>
        </w:tc>
      </w:tr>
      <w:tr w:rsidR="008A689B" w:rsidRPr="00FE01CC" w:rsidTr="009977C6">
        <w:tc>
          <w:tcPr>
            <w:tcW w:w="2093"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Assettype</w:t>
            </w:r>
          </w:p>
        </w:tc>
        <w:tc>
          <w:tcPr>
            <w:tcW w:w="5528"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w:t>
            </w:r>
          </w:p>
        </w:tc>
        <w:tc>
          <w:tcPr>
            <w:tcW w:w="2835"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p>
        </w:tc>
      </w:tr>
      <w:tr w:rsidR="008A689B" w:rsidRPr="00FE01CC" w:rsidTr="009977C6">
        <w:tc>
          <w:tcPr>
            <w:tcW w:w="2093"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Document</w:t>
            </w:r>
          </w:p>
        </w:tc>
        <w:tc>
          <w:tcPr>
            <w:tcW w:w="5528" w:type="dxa"/>
            <w:tcBorders>
              <w:top w:val="single" w:sz="4" w:space="0" w:color="8A8A8A"/>
              <w:bottom w:val="single" w:sz="4" w:space="0" w:color="8A8A8A"/>
            </w:tcBorders>
          </w:tcPr>
          <w:p w:rsidR="008A689B" w:rsidRDefault="008A689B" w:rsidP="009977C6">
            <w:pPr>
              <w:spacing w:line="240" w:lineRule="auto"/>
              <w:rPr>
                <w:rFonts w:ascii="Calibri" w:hAnsi="Calibri" w:cs="Times New Roman"/>
              </w:rPr>
            </w:pPr>
            <w:r>
              <w:rPr>
                <w:rFonts w:ascii="Calibri" w:hAnsi="Calibri" w:cs="Times New Roman"/>
              </w:rPr>
              <w:t>=, &lt;&gt;, like, contains</w:t>
            </w:r>
          </w:p>
        </w:tc>
        <w:tc>
          <w:tcPr>
            <w:tcW w:w="2835" w:type="dxa"/>
            <w:tcBorders>
              <w:top w:val="single" w:sz="4" w:space="0" w:color="8A8A8A"/>
              <w:bottom w:val="single" w:sz="4" w:space="0" w:color="8A8A8A"/>
            </w:tcBorders>
          </w:tcPr>
          <w:p w:rsidR="008A689B" w:rsidRPr="00FE01CC" w:rsidRDefault="008A689B" w:rsidP="009977C6">
            <w:pPr>
              <w:spacing w:line="240" w:lineRule="auto"/>
              <w:rPr>
                <w:rFonts w:ascii="Calibri" w:hAnsi="Calibri" w:cs="Times New Roman"/>
              </w:rPr>
            </w:pPr>
          </w:p>
        </w:tc>
      </w:tr>
    </w:tbl>
    <w:p w:rsidR="008A689B" w:rsidRDefault="008A689B" w:rsidP="008A689B">
      <w:pPr>
        <w:pStyle w:val="Kop5"/>
      </w:pPr>
      <w:r>
        <w:t>Onderdeel 3</w:t>
      </w:r>
    </w:p>
    <w:p w:rsidR="008A689B" w:rsidRPr="00D6307C" w:rsidRDefault="008A689B" w:rsidP="008A689B">
      <w:r>
        <w:t>De waarde die opgezocht moet worden. Voor gewone datatypes is dit veld vrij in te vullen. Voor de types dynamische lijst en asset, wordt dit veld ingevuld m.b.v. de knop […] (onderdeel 4). In het veld komt de naam van het gekozen asset of van het gekozen item van de dynamische lijst.</w:t>
      </w:r>
    </w:p>
    <w:p w:rsidR="008A689B" w:rsidRDefault="008A689B" w:rsidP="008A689B">
      <w:pPr>
        <w:pStyle w:val="Kop5"/>
      </w:pPr>
      <w:r>
        <w:t>Onderdeel 4</w:t>
      </w:r>
    </w:p>
    <w:p w:rsidR="008A689B" w:rsidRDefault="008A689B" w:rsidP="008A689B">
      <w:r>
        <w:t>Indien het attribuut geen standaard datatype is, moet dit opgezocht worden via extra functionaliteit. Via AJAX moet een dialog box verschijnen waarmee een waarde kan opgezocht worden.</w:t>
      </w:r>
    </w:p>
    <w:p w:rsidR="008A689B" w:rsidRDefault="008A689B" w:rsidP="008A689B"/>
    <w:p w:rsidR="008A689B" w:rsidRDefault="008A689B" w:rsidP="008A689B">
      <w:r>
        <w:t>Voor dynamische lijsten is het voldoende dat alle items alfabetisch worden weergegeven, waaruit de gebruiker de gewenste kan kiezen.</w:t>
      </w:r>
    </w:p>
    <w:p w:rsidR="008A689B" w:rsidRDefault="008A689B" w:rsidP="008A689B"/>
    <w:p w:rsidR="008A689B" w:rsidRDefault="008A689B" w:rsidP="008A689B">
      <w:r>
        <w:t xml:space="preserve">Voor assets moet dezelfde zoekfunctionaliteit geboden worden als bij </w:t>
      </w:r>
      <w:r>
        <w:rPr>
          <w:i/>
        </w:rPr>
        <w:t>Zoeken By Type</w:t>
      </w:r>
      <w:r>
        <w:t xml:space="preserve"> (zie verder). Via deze functionaliteit is het eenvoudig om een bepaald asset van een bepaald type te vinden.</w:t>
      </w:r>
    </w:p>
    <w:p w:rsidR="008A689B" w:rsidRDefault="008A689B" w:rsidP="008A689B"/>
    <w:p w:rsidR="008A689B" w:rsidRPr="009840E1" w:rsidRDefault="008A689B" w:rsidP="008A689B">
      <w:r>
        <w:t>[...] Printscreen toevoegen van AJAX Dialog!</w:t>
      </w:r>
    </w:p>
    <w:p w:rsidR="008A689B" w:rsidRDefault="008A689B" w:rsidP="008A689B">
      <w:pPr>
        <w:pStyle w:val="Kop5"/>
      </w:pPr>
      <w:r>
        <w:t>Onderdeel 5</w:t>
      </w:r>
    </w:p>
    <w:p w:rsidR="008A689B" w:rsidRDefault="008A689B" w:rsidP="008A689B">
      <w:r>
        <w:t>Gewenste sorteervolgorde voor het betreffende attribuut. Er kan gekozen worden uit:</w:t>
      </w:r>
    </w:p>
    <w:p w:rsidR="008A689B" w:rsidRDefault="008A689B" w:rsidP="008A689B">
      <w:pPr>
        <w:pStyle w:val="Lijstalinea"/>
      </w:pPr>
      <w:r>
        <w:t xml:space="preserve">ASC </w:t>
      </w:r>
      <w:r>
        <w:tab/>
        <w:t>(oplopend)</w:t>
      </w:r>
    </w:p>
    <w:p w:rsidR="008A689B" w:rsidRDefault="008A689B" w:rsidP="008A689B">
      <w:pPr>
        <w:pStyle w:val="Lijstalinea"/>
      </w:pPr>
      <w:r>
        <w:t xml:space="preserve">DESC </w:t>
      </w:r>
      <w:r>
        <w:tab/>
        <w:t>(aflopen)</w:t>
      </w:r>
    </w:p>
    <w:p w:rsidR="008A689B" w:rsidRDefault="008A689B" w:rsidP="008A689B">
      <w:pPr>
        <w:pStyle w:val="Lijstalinea"/>
      </w:pPr>
      <w:r>
        <w:t xml:space="preserve">None </w:t>
      </w:r>
      <w:r>
        <w:tab/>
        <w:t>(geen)</w:t>
      </w:r>
    </w:p>
    <w:p w:rsidR="008A689B" w:rsidRDefault="008A689B" w:rsidP="008A689B">
      <w:pPr>
        <w:pStyle w:val="Kop5"/>
      </w:pPr>
      <w:r>
        <w:t>Onderdeel 6</w:t>
      </w:r>
    </w:p>
    <w:p w:rsidR="008A689B" w:rsidRDefault="008A689B" w:rsidP="008A689B">
      <w:r>
        <w:t>Op welke manier de attributen gecombineerd moeten worden, via AND of via OR. Standaard moet AND voorzien worden.</w:t>
      </w:r>
    </w:p>
    <w:p w:rsidR="008A689B" w:rsidRDefault="008A689B" w:rsidP="008A689B">
      <w:pPr>
        <w:pStyle w:val="Kop5"/>
      </w:pPr>
      <w:r>
        <w:t>Onderdeel 7</w:t>
      </w:r>
    </w:p>
    <w:p w:rsidR="008A689B" w:rsidRDefault="008A689B" w:rsidP="008A689B">
      <w:r>
        <w:t>Via het rode kruis kan een bepaalde rij verwijderd worden.</w:t>
      </w:r>
    </w:p>
    <w:p w:rsidR="008A689B" w:rsidRDefault="008A689B" w:rsidP="008A689B">
      <w:pPr>
        <w:pStyle w:val="Kop5"/>
      </w:pPr>
      <w:r>
        <w:t>Onderdeel 8</w:t>
      </w:r>
    </w:p>
    <w:p w:rsidR="008A689B" w:rsidRDefault="008A689B" w:rsidP="008A689B">
      <w:r>
        <w:t xml:space="preserve">Via de knop </w:t>
      </w:r>
      <w:r w:rsidRPr="00E82325">
        <w:rPr>
          <w:i/>
        </w:rPr>
        <w:t>Clear</w:t>
      </w:r>
      <w:r>
        <w:t xml:space="preserve"> wordt de volledige zoekopdracht verwijderd en wordt er opnieuw één lege rij weergegeven. Op die manier kan een volledige nieuwe zoekopdracht gestart worden.</w:t>
      </w:r>
    </w:p>
    <w:p w:rsidR="008A689B" w:rsidRDefault="008A689B" w:rsidP="008A689B">
      <w:pPr>
        <w:pStyle w:val="Kop5"/>
      </w:pPr>
      <w:r>
        <w:t>Onderdeel 9</w:t>
      </w:r>
    </w:p>
    <w:p w:rsidR="008A689B" w:rsidRPr="00E82325" w:rsidRDefault="008A689B" w:rsidP="008A689B">
      <w:r>
        <w:t xml:space="preserve">Via de knop </w:t>
      </w:r>
      <w:r>
        <w:rPr>
          <w:i/>
        </w:rPr>
        <w:t>Add Row</w:t>
      </w:r>
      <w:r>
        <w:t xml:space="preserve"> kan een nieuwe zoekrij toegevoegd worden.</w:t>
      </w:r>
    </w:p>
    <w:p w:rsidR="008A689B" w:rsidRDefault="008A689B" w:rsidP="008A689B">
      <w:pPr>
        <w:pStyle w:val="Kop5"/>
      </w:pPr>
      <w:r>
        <w:lastRenderedPageBreak/>
        <w:t>Onderdeel 10</w:t>
      </w:r>
    </w:p>
    <w:p w:rsidR="008A689B" w:rsidRDefault="008A689B" w:rsidP="008A689B">
      <w:r>
        <w:t xml:space="preserve">De knop </w:t>
      </w:r>
      <w:r>
        <w:rPr>
          <w:i/>
        </w:rPr>
        <w:t>Zoeken</w:t>
      </w:r>
      <w:r>
        <w:t xml:space="preserve"> start de zoekopdracht en geeft als eindresultaat het resultatenscherm weer met de gevonden assets.</w:t>
      </w:r>
    </w:p>
    <w:p w:rsidR="008A689B" w:rsidRDefault="008A689B" w:rsidP="008A689B">
      <w:pPr>
        <w:pStyle w:val="Kop5"/>
      </w:pPr>
      <w:r>
        <w:t>Onderdeel 11</w:t>
      </w:r>
    </w:p>
    <w:p w:rsidR="008A689B" w:rsidRPr="006D1B42" w:rsidRDefault="008A689B" w:rsidP="008A689B">
      <w:r>
        <w:t xml:space="preserve">Indien aangevinkt, wordt er gezocht in alle informatie van de </w:t>
      </w:r>
      <w:r>
        <w:rPr>
          <w:i/>
        </w:rPr>
        <w:t>actieve</w:t>
      </w:r>
      <w:r>
        <w:t xml:space="preserve"> assets, diegene met het hoogste revisienummer. Standaard staat dit aangevinkt.</w:t>
      </w:r>
    </w:p>
    <w:p w:rsidR="008A689B" w:rsidRDefault="008A689B" w:rsidP="008A689B">
      <w:pPr>
        <w:pStyle w:val="Kop5"/>
      </w:pPr>
      <w:r>
        <w:t>Onderdeel 12</w:t>
      </w:r>
    </w:p>
    <w:p w:rsidR="008A689B" w:rsidRPr="006D1B42" w:rsidRDefault="008A689B" w:rsidP="008A689B">
      <w:r>
        <w:t xml:space="preserve">Indien aangevinkt, wordt er gezocht in alle informatie van de historische assets. Standaard staat deze optie uit. </w:t>
      </w:r>
      <w:r w:rsidR="00B42781">
        <w:t>Indien deze optie aangevinkt wordt, zijn alle contextattributen beschikbaar die ooit bestaan hebben.</w:t>
      </w:r>
    </w:p>
    <w:p w:rsidR="008A689B" w:rsidRDefault="008A689B" w:rsidP="008A689B">
      <w:pPr>
        <w:pStyle w:val="Kop5"/>
      </w:pPr>
      <w:r>
        <w:t>Onderdeel 13</w:t>
      </w:r>
    </w:p>
    <w:p w:rsidR="008A689B" w:rsidRPr="00E82325" w:rsidRDefault="008A689B" w:rsidP="008A689B">
      <w:r>
        <w:t xml:space="preserve">Een helptekst gekoppeld aan het </w:t>
      </w:r>
      <w:r>
        <w:rPr>
          <w:i/>
        </w:rPr>
        <w:t>Search By Context</w:t>
      </w:r>
      <w:r>
        <w:t xml:space="preserve"> scherm waar meer informatie kan gegeven worden, of waarin een voorbeeld kan gegeven worden op welke manier de zoek gebruikt moet worden.</w:t>
      </w:r>
    </w:p>
    <w:p w:rsidR="008A689B" w:rsidRDefault="008A689B" w:rsidP="00E82325"/>
    <w:p w:rsidR="006427AE" w:rsidRDefault="00DC1187" w:rsidP="00E82325">
      <w:r w:rsidRPr="00DC1187">
        <w:rPr>
          <w:noProof/>
          <w:lang w:eastAsia="nl-BE"/>
        </w:rPr>
        <w:drawing>
          <wp:inline distT="0" distB="0" distL="0" distR="0">
            <wp:extent cx="6552565" cy="5243821"/>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6552565" cy="5243821"/>
                    </a:xfrm>
                    <a:prstGeom prst="rect">
                      <a:avLst/>
                    </a:prstGeom>
                    <a:noFill/>
                    <a:ln w="9525">
                      <a:noFill/>
                      <a:miter lim="800000"/>
                      <a:headEnd/>
                      <a:tailEnd/>
                    </a:ln>
                  </pic:spPr>
                </pic:pic>
              </a:graphicData>
            </a:graphic>
          </wp:inline>
        </w:drawing>
      </w:r>
    </w:p>
    <w:p w:rsidR="00F942E1" w:rsidRDefault="00F942E1" w:rsidP="00F942E1">
      <w:pPr>
        <w:pStyle w:val="Kop4"/>
      </w:pPr>
      <w:bookmarkStart w:id="64" w:name="_Toc225168086"/>
      <w:r>
        <w:lastRenderedPageBreak/>
        <w:t>Zoeken via categorie (taxonomie)</w:t>
      </w:r>
      <w:bookmarkEnd w:id="64"/>
    </w:p>
    <w:p w:rsidR="00F942E1" w:rsidRDefault="00FE50F1" w:rsidP="00F942E1">
      <w:r w:rsidRPr="00FE50F1">
        <w:rPr>
          <w:noProof/>
          <w:lang w:eastAsia="nl-BE"/>
        </w:rPr>
        <w:drawing>
          <wp:inline distT="0" distB="0" distL="0" distR="0">
            <wp:extent cx="6552565" cy="5243821"/>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6552565" cy="5243821"/>
                    </a:xfrm>
                    <a:prstGeom prst="rect">
                      <a:avLst/>
                    </a:prstGeom>
                    <a:noFill/>
                    <a:ln w="9525">
                      <a:noFill/>
                      <a:miter lim="800000"/>
                      <a:headEnd/>
                      <a:tailEnd/>
                    </a:ln>
                  </pic:spPr>
                </pic:pic>
              </a:graphicData>
            </a:graphic>
          </wp:inline>
        </w:drawing>
      </w:r>
    </w:p>
    <w:p w:rsidR="00B631DF" w:rsidRDefault="0041644F" w:rsidP="00B631DF">
      <w:pPr>
        <w:pStyle w:val="Kop5"/>
      </w:pPr>
      <w:r>
        <w:t>Onderdeel 1</w:t>
      </w:r>
    </w:p>
    <w:p w:rsidR="0041644F" w:rsidRDefault="00FE50F1" w:rsidP="0041644F">
      <w:r>
        <w:t>De</w:t>
      </w:r>
      <w:r w:rsidR="00DC1187">
        <w:t xml:space="preserve"> lijst met alle geconfigureerde taxonomieën</w:t>
      </w:r>
      <w:r>
        <w:t>. Hieruit kan de gewenste taxonomie gekozen worden waarvan één of meerdere items als zoekingang moeten dienen.</w:t>
      </w:r>
    </w:p>
    <w:p w:rsidR="0041644F" w:rsidRDefault="0041644F" w:rsidP="0041644F">
      <w:pPr>
        <w:pStyle w:val="Kop5"/>
      </w:pPr>
      <w:r>
        <w:t>Onderdeel 2</w:t>
      </w:r>
    </w:p>
    <w:p w:rsidR="0041644F" w:rsidRDefault="00FE50F1" w:rsidP="0041644F">
      <w:r>
        <w:t>Weergave van alle items van de gekozen Taxonomie.</w:t>
      </w:r>
    </w:p>
    <w:p w:rsidR="0041644F" w:rsidRDefault="0041644F" w:rsidP="0041644F">
      <w:pPr>
        <w:pStyle w:val="Kop5"/>
      </w:pPr>
      <w:r>
        <w:t>Onderdeel 3</w:t>
      </w:r>
    </w:p>
    <w:p w:rsidR="0041644F" w:rsidRPr="0041644F" w:rsidRDefault="00FE50F1" w:rsidP="0041644F">
      <w:r>
        <w:t xml:space="preserve">Indien aangevinkt, wordt er gezocht in alle informatie van de </w:t>
      </w:r>
      <w:r>
        <w:rPr>
          <w:i/>
        </w:rPr>
        <w:t>actieve</w:t>
      </w:r>
      <w:r>
        <w:t xml:space="preserve"> assets, diegene met het hoogste revisienummer. Standaard staat dit aangevinkt.</w:t>
      </w:r>
    </w:p>
    <w:p w:rsidR="0041644F" w:rsidRDefault="0041644F" w:rsidP="0041644F">
      <w:pPr>
        <w:pStyle w:val="Kop5"/>
      </w:pPr>
      <w:r>
        <w:t>Onderdeel 4</w:t>
      </w:r>
    </w:p>
    <w:p w:rsidR="0041644F" w:rsidRDefault="00FE50F1" w:rsidP="0041644F">
      <w:r>
        <w:t>Indien aangevinkt, wordt er gezocht in alle informatie van de historische assets. Standaard staat deze optie uit. Indien deze optie aangevinkt wordt, zijn alle contextattributen beschikbaar die ooit bestaan hebben.</w:t>
      </w:r>
    </w:p>
    <w:p w:rsidR="0041644F" w:rsidRDefault="0041644F" w:rsidP="0041644F">
      <w:pPr>
        <w:pStyle w:val="Kop5"/>
      </w:pPr>
      <w:r>
        <w:t>Onderdeel 5</w:t>
      </w:r>
    </w:p>
    <w:p w:rsidR="0041644F" w:rsidRDefault="00FE50F1" w:rsidP="0041644F">
      <w:r>
        <w:t xml:space="preserve">De knop </w:t>
      </w:r>
      <w:r>
        <w:rPr>
          <w:i/>
        </w:rPr>
        <w:t>Zoeken</w:t>
      </w:r>
      <w:r>
        <w:t xml:space="preserve"> start de zoekopdracht en geeft als eindresultaat het resultatenscherm weer met de gevonden assets.</w:t>
      </w:r>
    </w:p>
    <w:p w:rsidR="0041644F" w:rsidRDefault="0041644F" w:rsidP="0041644F">
      <w:pPr>
        <w:pStyle w:val="Kop5"/>
      </w:pPr>
      <w:r>
        <w:t>Onderdeel 6</w:t>
      </w:r>
    </w:p>
    <w:p w:rsidR="00FE50F1" w:rsidRPr="00E82325" w:rsidRDefault="00FE50F1" w:rsidP="00FE50F1">
      <w:r>
        <w:t xml:space="preserve">Een helptekst gekoppeld aan het </w:t>
      </w:r>
      <w:r>
        <w:rPr>
          <w:i/>
        </w:rPr>
        <w:t>Search By Category</w:t>
      </w:r>
      <w:r>
        <w:t xml:space="preserve"> scherm waar meer informatie kan gegeven worden, of waarin een voorbeeld kan gegeven worden op welke manier de zoek gebruikt moet worden.</w:t>
      </w:r>
    </w:p>
    <w:p w:rsidR="0041644F" w:rsidRPr="0041644F" w:rsidRDefault="0041644F" w:rsidP="0041644F"/>
    <w:p w:rsidR="00CB2CD9" w:rsidRDefault="00CB2CD9" w:rsidP="00CB2CD9">
      <w:pPr>
        <w:pStyle w:val="Kop4"/>
      </w:pPr>
      <w:bookmarkStart w:id="65" w:name="_Toc225168087"/>
      <w:r>
        <w:lastRenderedPageBreak/>
        <w:t>Zoeken naar documenten</w:t>
      </w:r>
      <w:bookmarkEnd w:id="65"/>
    </w:p>
    <w:p w:rsidR="00CB2CD9" w:rsidRDefault="00FE50F1" w:rsidP="00CB2CD9">
      <w:r>
        <w:t>[...]</w:t>
      </w:r>
    </w:p>
    <w:p w:rsidR="00CB2CD9" w:rsidRDefault="00CB2CD9" w:rsidP="00CB2CD9">
      <w:pPr>
        <w:pStyle w:val="Kop3"/>
      </w:pPr>
      <w:bookmarkStart w:id="66" w:name="_Toc225168088"/>
      <w:r>
        <w:t>Zoekresultaten</w:t>
      </w:r>
      <w:bookmarkEnd w:id="66"/>
    </w:p>
    <w:p w:rsidR="00CB2CD9" w:rsidRDefault="00596AF3" w:rsidP="00CB2CD9">
      <w:r>
        <w:t>Het scherm met zoekresultaten verschilt naargelang de zoekopdracht. De lijst met zoekresultaten zelf blijft nagenoeg ongewijzigd, maar de extra functionaliteit zal verschillen.</w:t>
      </w:r>
    </w:p>
    <w:p w:rsidR="00D357F5" w:rsidRDefault="00D357F5" w:rsidP="00D357F5">
      <w:pPr>
        <w:pStyle w:val="Kop4"/>
      </w:pPr>
      <w:bookmarkStart w:id="67" w:name="_Toc225168089"/>
      <w:r>
        <w:t>Eenvoudig zoeken resultaten</w:t>
      </w:r>
      <w:bookmarkEnd w:id="67"/>
    </w:p>
    <w:p w:rsidR="00D357F5" w:rsidRDefault="00596AF3" w:rsidP="00D357F5">
      <w:r>
        <w:t xml:space="preserve">Het resultatenscherm na een </w:t>
      </w:r>
      <w:r>
        <w:rPr>
          <w:i/>
        </w:rPr>
        <w:t>eenvoudig zoeken</w:t>
      </w:r>
      <w:r>
        <w:t xml:space="preserve"> opdracht bevat onderstaande functionaliteit. Deze wordt in de verschillende onderdelen nader toegelicht.</w:t>
      </w:r>
    </w:p>
    <w:p w:rsidR="00596AF3" w:rsidRDefault="00596AF3" w:rsidP="00596AF3">
      <w:pPr>
        <w:pStyle w:val="Lijstalinea"/>
      </w:pPr>
      <w:r>
        <w:t>Switch Kort/Gedetailleerd overzicht</w:t>
      </w:r>
    </w:p>
    <w:p w:rsidR="00596AF3" w:rsidRDefault="00596AF3" w:rsidP="00596AF3">
      <w:pPr>
        <w:pStyle w:val="Lijstalinea"/>
      </w:pPr>
      <w:r>
        <w:t>Sortering</w:t>
      </w:r>
    </w:p>
    <w:p w:rsidR="00596AF3" w:rsidRDefault="00596AF3" w:rsidP="00596AF3">
      <w:pPr>
        <w:pStyle w:val="Lijstalinea"/>
      </w:pPr>
      <w:r>
        <w:t>Paging</w:t>
      </w:r>
    </w:p>
    <w:p w:rsidR="009B763D" w:rsidRDefault="00596AF3" w:rsidP="009B763D">
      <w:pPr>
        <w:pStyle w:val="Lijstalinea"/>
      </w:pPr>
      <w:r>
        <w:t>Faceted Search</w:t>
      </w:r>
    </w:p>
    <w:p w:rsidR="006940FF" w:rsidRDefault="006940FF" w:rsidP="006940FF"/>
    <w:p w:rsidR="009B763D" w:rsidRDefault="006940FF" w:rsidP="009B763D">
      <w:r w:rsidRPr="006940FF">
        <w:rPr>
          <w:noProof/>
          <w:lang w:eastAsia="nl-BE"/>
        </w:rPr>
        <w:drawing>
          <wp:inline distT="0" distB="0" distL="0" distR="0">
            <wp:extent cx="6552565" cy="5240567"/>
            <wp:effectExtent l="19050" t="0" r="63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552565" cy="5240567"/>
                    </a:xfrm>
                    <a:prstGeom prst="rect">
                      <a:avLst/>
                    </a:prstGeom>
                    <a:noFill/>
                    <a:ln w="9525">
                      <a:noFill/>
                      <a:miter lim="800000"/>
                      <a:headEnd/>
                      <a:tailEnd/>
                    </a:ln>
                  </pic:spPr>
                </pic:pic>
              </a:graphicData>
            </a:graphic>
          </wp:inline>
        </w:drawing>
      </w:r>
    </w:p>
    <w:p w:rsidR="00D357F5" w:rsidRDefault="00D357F5" w:rsidP="00D357F5">
      <w:pPr>
        <w:pStyle w:val="Kop5"/>
      </w:pPr>
      <w:r>
        <w:t>Onderdeel 1</w:t>
      </w:r>
    </w:p>
    <w:p w:rsidR="009B763D" w:rsidRDefault="00DF6B04" w:rsidP="00D357F5">
      <w:r>
        <w:t>Het invulvak voor zoektermen in te geven. De zoektermen door de gebruiker ingegeven, moeten hier opnieuw verschijnen.</w:t>
      </w:r>
    </w:p>
    <w:p w:rsidR="00D357F5" w:rsidRDefault="00D357F5" w:rsidP="00D357F5">
      <w:pPr>
        <w:pStyle w:val="Kop5"/>
      </w:pPr>
      <w:r>
        <w:t>Onderdeel 2</w:t>
      </w:r>
    </w:p>
    <w:p w:rsidR="00D357F5" w:rsidRPr="00DF6B04" w:rsidRDefault="00DF6B04" w:rsidP="00D357F5">
      <w:r>
        <w:t xml:space="preserve">De knop </w:t>
      </w:r>
      <w:r>
        <w:rPr>
          <w:i/>
        </w:rPr>
        <w:t>Opnieuw zoeken</w:t>
      </w:r>
      <w:r>
        <w:t>. Hiermee kan een nieuwe zoekopdracht gestart worden vanuit het resultatenscherm.</w:t>
      </w:r>
    </w:p>
    <w:p w:rsidR="00D357F5" w:rsidRDefault="00D357F5" w:rsidP="00D357F5">
      <w:pPr>
        <w:pStyle w:val="Kop5"/>
      </w:pPr>
      <w:r>
        <w:t>Onderdeel 3</w:t>
      </w:r>
    </w:p>
    <w:p w:rsidR="00D357F5" w:rsidRPr="00DF6B04" w:rsidRDefault="00DF6B04" w:rsidP="00D357F5">
      <w:r>
        <w:t xml:space="preserve">Switch tussen </w:t>
      </w:r>
      <w:r>
        <w:rPr>
          <w:i/>
        </w:rPr>
        <w:t>kort overzicht</w:t>
      </w:r>
      <w:r>
        <w:t xml:space="preserve"> en </w:t>
      </w:r>
      <w:r>
        <w:rPr>
          <w:i/>
        </w:rPr>
        <w:t>gedetailleerd overzicht</w:t>
      </w:r>
      <w:r>
        <w:t xml:space="preserve">. Bij het configureren van assets moeten de attributen gekozen worden die weergegeven worden in het resultatenscherm onder </w:t>
      </w:r>
      <w:r>
        <w:rPr>
          <w:i/>
        </w:rPr>
        <w:t>kort overzicht</w:t>
      </w:r>
      <w:r>
        <w:t xml:space="preserve"> en/of </w:t>
      </w:r>
      <w:r>
        <w:rPr>
          <w:i/>
        </w:rPr>
        <w:t>gedetailleerd overzicht</w:t>
      </w:r>
      <w:r>
        <w:t>.</w:t>
      </w:r>
    </w:p>
    <w:p w:rsidR="00D357F5" w:rsidRDefault="00D357F5" w:rsidP="00D357F5">
      <w:pPr>
        <w:pStyle w:val="Kop5"/>
      </w:pPr>
      <w:r>
        <w:lastRenderedPageBreak/>
        <w:t>Onderdeel 4</w:t>
      </w:r>
    </w:p>
    <w:p w:rsidR="00D357F5" w:rsidRDefault="00DF6B04" w:rsidP="00D357F5">
      <w:r>
        <w:t>Het aantal resultaten, in blokken van 25. Dit aantal moet aangepast kunnen worden door de gebruiker en op applicatie niveau, in een config bestand.</w:t>
      </w:r>
    </w:p>
    <w:p w:rsidR="00D357F5" w:rsidRDefault="00D357F5" w:rsidP="00D357F5">
      <w:pPr>
        <w:pStyle w:val="Kop5"/>
      </w:pPr>
      <w:r>
        <w:t>Onderdeel 5</w:t>
      </w:r>
    </w:p>
    <w:p w:rsidR="00D357F5" w:rsidRDefault="00DF6B04" w:rsidP="00D357F5">
      <w:r>
        <w:t>De resultaten moeten gesorteerd kunnen worden op:</w:t>
      </w:r>
    </w:p>
    <w:p w:rsidR="00DF6B04" w:rsidRDefault="00DF6B04" w:rsidP="00DF6B04">
      <w:pPr>
        <w:pStyle w:val="Lijstalinea"/>
      </w:pPr>
      <w:r>
        <w:t>Relevantie (standaard)</w:t>
      </w:r>
    </w:p>
    <w:p w:rsidR="00DF6B04" w:rsidRDefault="00DF6B04" w:rsidP="00DF6B04">
      <w:pPr>
        <w:pStyle w:val="Lijstalinea"/>
      </w:pPr>
      <w:r>
        <w:t>Datum wijziging/creatie</w:t>
      </w:r>
    </w:p>
    <w:p w:rsidR="00DF6B04" w:rsidRDefault="00DF6B04" w:rsidP="00DF6B04">
      <w:pPr>
        <w:pStyle w:val="Lijstalinea"/>
      </w:pPr>
      <w:r>
        <w:t>Locatie</w:t>
      </w:r>
    </w:p>
    <w:p w:rsidR="00DF6B04" w:rsidRDefault="00DF6B04" w:rsidP="00DF6B04">
      <w:pPr>
        <w:pStyle w:val="Lijstalinea"/>
      </w:pPr>
      <w:r>
        <w:t>Gebruiker</w:t>
      </w:r>
    </w:p>
    <w:p w:rsidR="00DF6B04" w:rsidRDefault="00DF6B04" w:rsidP="00DF6B04"/>
    <w:p w:rsidR="00DF6B04" w:rsidRDefault="00DF6B04" w:rsidP="00DF6B04">
      <w:r>
        <w:t>Deze lijst kan eventueel aangepast worden in de toekomst op basis van de noden of ervaringen.</w:t>
      </w:r>
    </w:p>
    <w:p w:rsidR="00D357F5" w:rsidRDefault="00D357F5" w:rsidP="00D357F5">
      <w:pPr>
        <w:pStyle w:val="Kop5"/>
      </w:pPr>
      <w:r>
        <w:t>Onderdeel 6</w:t>
      </w:r>
    </w:p>
    <w:p w:rsidR="00D357F5" w:rsidRDefault="00DF6B04" w:rsidP="00D357F5">
      <w:r>
        <w:t>Afdrukken van een lijst. Deze afdruk is een gewone HTML afdruk. De CSS moet op die manier ingericht worden dat de header en linker kolom wegvallen. Op die manier wordt enkel de resultatenlijst  behouden.</w:t>
      </w:r>
    </w:p>
    <w:p w:rsidR="00D357F5" w:rsidRDefault="00D357F5" w:rsidP="00D357F5">
      <w:pPr>
        <w:pStyle w:val="Kop5"/>
      </w:pPr>
      <w:r>
        <w:t>Onderdeel 7</w:t>
      </w:r>
    </w:p>
    <w:p w:rsidR="00D357F5" w:rsidRPr="00DF6B04" w:rsidRDefault="00DF6B04" w:rsidP="00D357F5">
      <w:r>
        <w:t xml:space="preserve">De </w:t>
      </w:r>
      <w:r>
        <w:rPr>
          <w:i/>
        </w:rPr>
        <w:t>naam</w:t>
      </w:r>
      <w:r>
        <w:t xml:space="preserve"> van het asset. Dit is tevens de link naar het detailoverzicht van het asset.</w:t>
      </w:r>
    </w:p>
    <w:p w:rsidR="00D357F5" w:rsidRDefault="00D357F5" w:rsidP="00D357F5">
      <w:pPr>
        <w:pStyle w:val="Kop5"/>
      </w:pPr>
      <w:r>
        <w:t>Onderdeel 8</w:t>
      </w:r>
    </w:p>
    <w:p w:rsidR="00D357F5" w:rsidRPr="005746C4" w:rsidRDefault="005746C4" w:rsidP="00D357F5">
      <w:r>
        <w:t xml:space="preserve">Als subtitel wordt ALTIJD </w:t>
      </w:r>
      <w:r>
        <w:rPr>
          <w:i/>
        </w:rPr>
        <w:t>type</w:t>
      </w:r>
      <w:r>
        <w:t xml:space="preserve">, </w:t>
      </w:r>
      <w:r>
        <w:rPr>
          <w:i/>
        </w:rPr>
        <w:t>gebruiker</w:t>
      </w:r>
      <w:r>
        <w:t xml:space="preserve"> en </w:t>
      </w:r>
      <w:r>
        <w:rPr>
          <w:i/>
        </w:rPr>
        <w:t>locatie</w:t>
      </w:r>
      <w:r>
        <w:t xml:space="preserve"> weergegeven. Ook deze kunnen eventueel in de toekomst wijzigen op basis van wensen van de klant. Deze moeten echter </w:t>
      </w:r>
      <w:r>
        <w:rPr>
          <w:i/>
        </w:rPr>
        <w:t>niet</w:t>
      </w:r>
      <w:r>
        <w:t xml:space="preserve"> dynamisch in te stellen zijn.</w:t>
      </w:r>
    </w:p>
    <w:p w:rsidR="00D357F5" w:rsidRDefault="00D357F5" w:rsidP="00D357F5">
      <w:pPr>
        <w:pStyle w:val="Kop5"/>
      </w:pPr>
      <w:r>
        <w:t>Onderdeel 9</w:t>
      </w:r>
    </w:p>
    <w:p w:rsidR="00D357F5" w:rsidRDefault="005746C4" w:rsidP="00D357F5">
      <w:r>
        <w:t>Eén of meerdere attributen, op basis van de instellingen van het asset voor de resultatenlijst (kort/detail).</w:t>
      </w:r>
    </w:p>
    <w:p w:rsidR="00D357F5" w:rsidRDefault="00D357F5" w:rsidP="00D357F5">
      <w:pPr>
        <w:pStyle w:val="Kop5"/>
      </w:pPr>
      <w:r>
        <w:t>Onderdeel 10</w:t>
      </w:r>
    </w:p>
    <w:p w:rsidR="00D357F5" w:rsidRDefault="005746C4" w:rsidP="00D357F5">
      <w:r>
        <w:t>Overzicht van de verschillende pagina’s. Er moeten steeds 10 pagina’s weergegeven worden, dus:</w:t>
      </w:r>
    </w:p>
    <w:p w:rsidR="005746C4" w:rsidRDefault="005746C4" w:rsidP="005746C4">
      <w:pPr>
        <w:pStyle w:val="Lijstalinea"/>
      </w:pPr>
      <w:r>
        <w:t>1 2 3 4 5 6 7 8 9 10</w:t>
      </w:r>
    </w:p>
    <w:p w:rsidR="005746C4" w:rsidRDefault="005746C4" w:rsidP="005746C4">
      <w:pPr>
        <w:pStyle w:val="Lijstalinea"/>
      </w:pPr>
      <w:r>
        <w:t>8 9 10 11 12 13 14 15 16 17</w:t>
      </w:r>
    </w:p>
    <w:p w:rsidR="005746C4" w:rsidRDefault="005746C4" w:rsidP="005746C4">
      <w:pPr>
        <w:pStyle w:val="Lijstalinea"/>
      </w:pPr>
      <w:r>
        <w:t>22 23 24 25 26 27 28 29 30 31</w:t>
      </w:r>
    </w:p>
    <w:p w:rsidR="005746C4" w:rsidRDefault="005746C4" w:rsidP="005746C4">
      <w:r>
        <w:t>Er moet een pijltje vooraan en achteraan staan, behalve als eerste/laatste pagina in de lijst zit.</w:t>
      </w:r>
    </w:p>
    <w:p w:rsidR="00D357F5" w:rsidRDefault="00D357F5" w:rsidP="00D357F5">
      <w:pPr>
        <w:pStyle w:val="Kop5"/>
      </w:pPr>
      <w:r>
        <w:t>Onderdeel 11</w:t>
      </w:r>
    </w:p>
    <w:p w:rsidR="00D357F5" w:rsidRDefault="00555C88" w:rsidP="00D357F5">
      <w:r>
        <w:t xml:space="preserve">De linkerkolom bij </w:t>
      </w:r>
      <w:r>
        <w:rPr>
          <w:i/>
        </w:rPr>
        <w:t>eenvoudig zoeken</w:t>
      </w:r>
      <w:r>
        <w:t xml:space="preserve"> wordt vormgegeven aan de functionaliteit gekoppeld aan de </w:t>
      </w:r>
      <w:r>
        <w:rPr>
          <w:i/>
        </w:rPr>
        <w:t>faceted search</w:t>
      </w:r>
      <w:r>
        <w:t>. Voor meer informatie hierover, lees het Functioneel Ontwerp.</w:t>
      </w:r>
    </w:p>
    <w:p w:rsidR="00555C88" w:rsidRDefault="00555C88" w:rsidP="00D357F5"/>
    <w:p w:rsidR="00555C88" w:rsidRDefault="00555C88" w:rsidP="00D357F5">
      <w:r>
        <w:t xml:space="preserve">Het eerste gedeelte </w:t>
      </w:r>
      <w:r>
        <w:rPr>
          <w:i/>
        </w:rPr>
        <w:t>Your refinements</w:t>
      </w:r>
      <w:r>
        <w:t xml:space="preserve"> geeft het overzicht van de verfijningen (filters) die reeds gekozen zijn door de gebruiker. Indien er nog geen filter/verfijning is gekozen</w:t>
      </w:r>
      <w:r w:rsidR="000C744D">
        <w:t>, wordt dit blok volledig weggelaten.</w:t>
      </w:r>
    </w:p>
    <w:p w:rsidR="00D357F5" w:rsidRDefault="00D357F5" w:rsidP="00D357F5">
      <w:pPr>
        <w:pStyle w:val="Kop5"/>
      </w:pPr>
      <w:r>
        <w:t>Onderdeel 12</w:t>
      </w:r>
    </w:p>
    <w:p w:rsidR="00D357F5" w:rsidRDefault="00B941BE" w:rsidP="00D357F5">
      <w:r>
        <w:t>Vanaf hier begint het blok met verfijningen. Verfijningen die op dit ogenblijk voorzien moeten worden:</w:t>
      </w:r>
    </w:p>
    <w:p w:rsidR="00B941BE" w:rsidRDefault="00B941BE" w:rsidP="00B941BE">
      <w:pPr>
        <w:pStyle w:val="Lijstalinea"/>
      </w:pPr>
      <w:r>
        <w:t xml:space="preserve">Verfijn op categorie (taxonomie die de status </w:t>
      </w:r>
      <w:r>
        <w:rPr>
          <w:i/>
        </w:rPr>
        <w:t>category</w:t>
      </w:r>
      <w:r>
        <w:t xml:space="preserve"> heeft)</w:t>
      </w:r>
    </w:p>
    <w:p w:rsidR="00B941BE" w:rsidRDefault="00B941BE" w:rsidP="00B941BE">
      <w:pPr>
        <w:pStyle w:val="Lijstalinea"/>
      </w:pPr>
      <w:r>
        <w:t>Verfijn op (asset) type</w:t>
      </w:r>
    </w:p>
    <w:p w:rsidR="009B763D" w:rsidRDefault="009B763D" w:rsidP="00B941BE">
      <w:pPr>
        <w:pStyle w:val="Lijstalinea"/>
      </w:pPr>
      <w:r>
        <w:t>Verfijn op locatie</w:t>
      </w:r>
    </w:p>
    <w:p w:rsidR="009B763D" w:rsidRDefault="009B763D" w:rsidP="00B941BE">
      <w:pPr>
        <w:pStyle w:val="Lijstalinea"/>
      </w:pPr>
      <w:r>
        <w:t>Verfijn op gebruiker</w:t>
      </w:r>
    </w:p>
    <w:p w:rsidR="00D357F5" w:rsidRDefault="00D357F5" w:rsidP="00D357F5">
      <w:pPr>
        <w:pStyle w:val="Kop5"/>
      </w:pPr>
      <w:r>
        <w:t>Onderdeel 13</w:t>
      </w:r>
    </w:p>
    <w:p w:rsidR="00737E8A" w:rsidRPr="00737E8A" w:rsidRDefault="00737E8A" w:rsidP="00737E8A">
      <w:r>
        <w:rPr>
          <w:noProof/>
          <w:lang w:eastAsia="nl-BE"/>
        </w:rPr>
        <w:drawing>
          <wp:anchor distT="0" distB="0" distL="114300" distR="114300" simplePos="0" relativeHeight="251658240" behindDoc="0" locked="0" layoutInCell="1" allowOverlap="1">
            <wp:simplePos x="0" y="0"/>
            <wp:positionH relativeFrom="column">
              <wp:posOffset>6350</wp:posOffset>
            </wp:positionH>
            <wp:positionV relativeFrom="paragraph">
              <wp:posOffset>43180</wp:posOffset>
            </wp:positionV>
            <wp:extent cx="1377950" cy="629285"/>
            <wp:effectExtent l="19050" t="0" r="0" b="0"/>
            <wp:wrapSquare wrapText="bothSides"/>
            <wp:docPr id="1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77950" cy="629285"/>
                    </a:xfrm>
                    <a:prstGeom prst="rect">
                      <a:avLst/>
                    </a:prstGeom>
                  </pic:spPr>
                </pic:pic>
              </a:graphicData>
            </a:graphic>
          </wp:anchor>
        </w:drawing>
      </w:r>
    </w:p>
    <w:p w:rsidR="00D357F5" w:rsidRPr="00737E8A" w:rsidRDefault="00737E8A" w:rsidP="00D357F5">
      <w:r>
        <w:t xml:space="preserve">De titel van een verfijning, in dit geval </w:t>
      </w:r>
      <w:r>
        <w:rPr>
          <w:i/>
        </w:rPr>
        <w:t>Categorie</w:t>
      </w:r>
      <w:r>
        <w:t>. Via deze titel (header) kan het betreffende verfijnen-blok dichtgeklapt worden. Het pijltje rechts verandert van richting en geeft op deze manier aan dat het blok opengeklapt kan worden.</w:t>
      </w:r>
    </w:p>
    <w:p w:rsidR="00D357F5" w:rsidRDefault="00D357F5" w:rsidP="00D357F5">
      <w:pPr>
        <w:pStyle w:val="Kop5"/>
      </w:pPr>
      <w:r>
        <w:lastRenderedPageBreak/>
        <w:t>Onderdeel 14</w:t>
      </w:r>
    </w:p>
    <w:p w:rsidR="00D357F5" w:rsidRDefault="00090A3F" w:rsidP="00D357F5">
      <w:r>
        <w:t>Overzicht van alle waarden voor een bepaald verfijnen blok. Voor categorie zullen hier alle categorieën staan die voorkomen in de resultaten, incl. het aantal dat tussen haakjes staat.</w:t>
      </w:r>
    </w:p>
    <w:p w:rsidR="00090A3F" w:rsidRDefault="00090A3F" w:rsidP="00D357F5"/>
    <w:p w:rsidR="00090A3F" w:rsidRDefault="00090A3F" w:rsidP="00D357F5">
      <w:r>
        <w:t xml:space="preserve">Om de lijst niet nodeloos lang te maken, zal het aantal beperkt worden tot 7 items, gevolgd door een link </w:t>
      </w:r>
      <w:r>
        <w:rPr>
          <w:b/>
          <w:i/>
        </w:rPr>
        <w:t>more</w:t>
      </w:r>
      <w:r>
        <w:rPr>
          <w:b/>
        </w:rPr>
        <w:t xml:space="preserve">. </w:t>
      </w:r>
      <w:r>
        <w:t>Een klik op deze link geeft (via AJAX) een panel dialog weer met alle categorieën.</w:t>
      </w:r>
      <w:r w:rsidR="001F0397">
        <w:t xml:space="preserve"> Dit panel moet weergegeven worden ter hoogte van het blok (zie afbeelding). Het panel moet afgesloten kunnen worden zonder keuze. Dit kan via de groene close knop (x) rechtsboven.</w:t>
      </w:r>
    </w:p>
    <w:p w:rsidR="001F0397" w:rsidRDefault="001F0397" w:rsidP="00D357F5"/>
    <w:p w:rsidR="001F0397" w:rsidRPr="00090A3F" w:rsidRDefault="006940FF" w:rsidP="00D357F5">
      <w:r w:rsidRPr="006940FF">
        <w:rPr>
          <w:noProof/>
          <w:lang w:eastAsia="nl-BE"/>
        </w:rPr>
        <w:drawing>
          <wp:inline distT="0" distB="0" distL="0" distR="0">
            <wp:extent cx="6552565" cy="5240567"/>
            <wp:effectExtent l="19050" t="0" r="63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552565" cy="5240567"/>
                    </a:xfrm>
                    <a:prstGeom prst="rect">
                      <a:avLst/>
                    </a:prstGeom>
                    <a:noFill/>
                    <a:ln w="9525">
                      <a:noFill/>
                      <a:miter lim="800000"/>
                      <a:headEnd/>
                      <a:tailEnd/>
                    </a:ln>
                  </pic:spPr>
                </pic:pic>
              </a:graphicData>
            </a:graphic>
          </wp:inline>
        </w:drawing>
      </w:r>
    </w:p>
    <w:p w:rsidR="00D357F5" w:rsidRDefault="00D357F5" w:rsidP="00D357F5">
      <w:pPr>
        <w:pStyle w:val="Kop5"/>
      </w:pPr>
      <w:r>
        <w:t>Onderdeel 15</w:t>
      </w:r>
    </w:p>
    <w:p w:rsidR="00D357F5" w:rsidRDefault="001F0397" w:rsidP="00D357F5">
      <w:r>
        <w:t>Zie onderdeel 14.</w:t>
      </w:r>
    </w:p>
    <w:p w:rsidR="00596AF3" w:rsidRDefault="00596AF3" w:rsidP="00596AF3">
      <w:pPr>
        <w:pStyle w:val="Kop5"/>
      </w:pPr>
      <w:r>
        <w:t>Onderdeel 16</w:t>
      </w:r>
    </w:p>
    <w:p w:rsidR="00CB2CD9" w:rsidRDefault="00ED5A2C" w:rsidP="001A59BC">
      <w:r>
        <w:t xml:space="preserve">In de resultatenlijst moet er een onderscheid gemaakt worden tussen actieve assets (ActiveVersion = true), diegene met de hoogste revisie, en historische assets. De historische assets zullen aangeduid worden m.b.v. een </w:t>
      </w:r>
      <w:r>
        <w:rPr>
          <w:i/>
        </w:rPr>
        <w:t>archive</w:t>
      </w:r>
      <w:r>
        <w:t xml:space="preserve"> icoon.</w:t>
      </w:r>
    </w:p>
    <w:p w:rsidR="006940FF" w:rsidRDefault="006940FF" w:rsidP="006940FF">
      <w:pPr>
        <w:pStyle w:val="Kop5"/>
      </w:pPr>
      <w:r>
        <w:t>Onderdeel 17</w:t>
      </w:r>
    </w:p>
    <w:p w:rsidR="006940FF" w:rsidRDefault="006940FF" w:rsidP="006940FF">
      <w:r>
        <w:t>Export de volledige resultatenlijst naar:</w:t>
      </w:r>
    </w:p>
    <w:p w:rsidR="006940FF" w:rsidRDefault="006940FF" w:rsidP="006940FF">
      <w:pPr>
        <w:pStyle w:val="Lijstalinea"/>
      </w:pPr>
      <w:r>
        <w:t>Tekstbestand</w:t>
      </w:r>
    </w:p>
    <w:p w:rsidR="006940FF" w:rsidRDefault="006940FF" w:rsidP="006940FF">
      <w:pPr>
        <w:pStyle w:val="Lijstalinea"/>
      </w:pPr>
      <w:r>
        <w:t>XML Bestand</w:t>
      </w:r>
    </w:p>
    <w:p w:rsidR="006940FF" w:rsidRPr="006940FF" w:rsidRDefault="006940FF" w:rsidP="006940FF">
      <w:pPr>
        <w:pStyle w:val="Lijstalinea"/>
      </w:pPr>
      <w:r>
        <w:t>HTML bestand</w:t>
      </w:r>
    </w:p>
    <w:p w:rsidR="00CB2CD9" w:rsidRDefault="001A59BC" w:rsidP="001A59BC">
      <w:pPr>
        <w:pStyle w:val="Kop4"/>
      </w:pPr>
      <w:bookmarkStart w:id="68" w:name="_Toc225168090"/>
      <w:r>
        <w:lastRenderedPageBreak/>
        <w:t xml:space="preserve">Zoeken via (asset)type </w:t>
      </w:r>
      <w:r w:rsidR="00573B20">
        <w:t xml:space="preserve">– </w:t>
      </w:r>
      <w:r>
        <w:t>resultaten</w:t>
      </w:r>
      <w:bookmarkEnd w:id="68"/>
    </w:p>
    <w:p w:rsidR="001A59BC" w:rsidRDefault="009A4065" w:rsidP="001A59BC">
      <w:r w:rsidRPr="009A4065">
        <w:rPr>
          <w:noProof/>
          <w:lang w:eastAsia="nl-BE"/>
        </w:rPr>
        <w:drawing>
          <wp:inline distT="0" distB="0" distL="0" distR="0">
            <wp:extent cx="5972810" cy="4778375"/>
            <wp:effectExtent l="19050" t="0" r="8890" b="0"/>
            <wp:docPr id="1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4778375"/>
                    </a:xfrm>
                    <a:prstGeom prst="rect">
                      <a:avLst/>
                    </a:prstGeom>
                  </pic:spPr>
                </pic:pic>
              </a:graphicData>
            </a:graphic>
          </wp:inline>
        </w:drawing>
      </w:r>
    </w:p>
    <w:p w:rsidR="009A4065" w:rsidRDefault="009A4065" w:rsidP="009A4065">
      <w:pPr>
        <w:pStyle w:val="Kop5"/>
      </w:pPr>
      <w:r>
        <w:t>Onderdeel 1</w:t>
      </w:r>
    </w:p>
    <w:p w:rsidR="009A4065" w:rsidRPr="009A4065" w:rsidRDefault="009A4065" w:rsidP="009A4065">
      <w:r>
        <w:t xml:space="preserve">Zoeken </w:t>
      </w:r>
      <w:r>
        <w:rPr>
          <w:i/>
        </w:rPr>
        <w:t>By Type</w:t>
      </w:r>
      <w:r>
        <w:t xml:space="preserve"> laat toe om de zoekopdracht dynamisch en uitgebreid te configureren. In het resultatenscherm zal dit niet herhaald worden. Op het resultatenscherm wordt enkel de zoekopdracht weergegeven.</w:t>
      </w:r>
    </w:p>
    <w:p w:rsidR="009A4065" w:rsidRDefault="009A4065" w:rsidP="009A4065">
      <w:pPr>
        <w:pStyle w:val="Kop5"/>
      </w:pPr>
      <w:r>
        <w:t>Onderdeel 2</w:t>
      </w:r>
    </w:p>
    <w:p w:rsidR="009A4065" w:rsidRPr="009A4065" w:rsidRDefault="009A4065" w:rsidP="009A4065">
      <w:r>
        <w:t xml:space="preserve">Met de knop </w:t>
      </w:r>
      <w:r>
        <w:rPr>
          <w:i/>
        </w:rPr>
        <w:t>Back to Search By Type</w:t>
      </w:r>
      <w:r>
        <w:t xml:space="preserve"> wordt opnieuw het zoekscherm </w:t>
      </w:r>
      <w:r>
        <w:rPr>
          <w:i/>
        </w:rPr>
        <w:t>By Type</w:t>
      </w:r>
      <w:r>
        <w:t xml:space="preserve"> geopend, met de reeds geconfigureerde zoekopdracht. Op deze manier kan de zoekopdracht aangepast en/of uitgebreid worden.</w:t>
      </w:r>
    </w:p>
    <w:p w:rsidR="009A4065" w:rsidRDefault="009A4065" w:rsidP="009A4065">
      <w:pPr>
        <w:pStyle w:val="Kop5"/>
      </w:pPr>
      <w:r>
        <w:t>Overige onderdelen</w:t>
      </w:r>
    </w:p>
    <w:p w:rsidR="009A4065" w:rsidRDefault="009A4065" w:rsidP="009A4065">
      <w:r>
        <w:t xml:space="preserve">De overige onderdelen komen overeen met de onderdelen bij </w:t>
      </w:r>
      <w:r>
        <w:rPr>
          <w:i/>
        </w:rPr>
        <w:t>Eenvoudig zoeken resultaten</w:t>
      </w:r>
      <w:r>
        <w:t>.</w:t>
      </w:r>
    </w:p>
    <w:p w:rsidR="00573B20" w:rsidRDefault="00573B20" w:rsidP="00573B20">
      <w:pPr>
        <w:pStyle w:val="Kop4"/>
      </w:pPr>
      <w:bookmarkStart w:id="69" w:name="_Toc225168091"/>
      <w:r>
        <w:lastRenderedPageBreak/>
        <w:t>Zoeken via categorie – resultaten</w:t>
      </w:r>
      <w:bookmarkEnd w:id="69"/>
    </w:p>
    <w:p w:rsidR="00573B20" w:rsidRDefault="00BB6DD1" w:rsidP="00573B20">
      <w:r w:rsidRPr="00BB6DD1">
        <w:rPr>
          <w:noProof/>
          <w:lang w:eastAsia="nl-BE"/>
        </w:rPr>
        <w:drawing>
          <wp:inline distT="0" distB="0" distL="0" distR="0">
            <wp:extent cx="5972810" cy="4778375"/>
            <wp:effectExtent l="19050" t="0" r="8890" b="0"/>
            <wp:docPr id="1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778375"/>
                    </a:xfrm>
                    <a:prstGeom prst="rect">
                      <a:avLst/>
                    </a:prstGeom>
                  </pic:spPr>
                </pic:pic>
              </a:graphicData>
            </a:graphic>
          </wp:inline>
        </w:drawing>
      </w:r>
    </w:p>
    <w:p w:rsidR="00BB6DD1" w:rsidRDefault="00BB6DD1" w:rsidP="00BB6DD1">
      <w:pPr>
        <w:pStyle w:val="Kop5"/>
      </w:pPr>
      <w:r>
        <w:t>Onderdeel 1</w:t>
      </w:r>
    </w:p>
    <w:p w:rsidR="00BB6DD1" w:rsidRDefault="00BB6DD1" w:rsidP="00BB6DD1">
      <w:r>
        <w:t>De ingegeven zoekopdracht weergeven m.b.v. tekst. Alle gekozen taxonomie items opsommen in een lijst.</w:t>
      </w:r>
    </w:p>
    <w:p w:rsidR="00BB6DD1" w:rsidRDefault="00BB6DD1" w:rsidP="00BB6DD1">
      <w:pPr>
        <w:pStyle w:val="Kop5"/>
      </w:pPr>
      <w:r>
        <w:t>Onderdeel 2</w:t>
      </w:r>
    </w:p>
    <w:p w:rsidR="00BB6DD1" w:rsidRPr="00BB6DD1" w:rsidRDefault="00BB6DD1" w:rsidP="00BB6DD1">
      <w:r>
        <w:t xml:space="preserve">Terug naar het zoekscherm </w:t>
      </w:r>
      <w:r>
        <w:rPr>
          <w:i/>
        </w:rPr>
        <w:t>By Taxonomy</w:t>
      </w:r>
      <w:r>
        <w:t xml:space="preserve"> met de opgegeven zoekopdracht. Op die manier kan de zoekopdracht uitgebreid en/of aangepast worden. </w:t>
      </w:r>
    </w:p>
    <w:p w:rsidR="00BB6DD1" w:rsidRPr="00BB6DD1" w:rsidRDefault="00BB6DD1" w:rsidP="00BB6DD1">
      <w:pPr>
        <w:pStyle w:val="Kop5"/>
      </w:pPr>
      <w:r>
        <w:t>Overige onderdelen</w:t>
      </w:r>
    </w:p>
    <w:p w:rsidR="00573B20" w:rsidRPr="00BB6DD1" w:rsidRDefault="00BB6DD1" w:rsidP="00573B20">
      <w:r>
        <w:t xml:space="preserve">De overige onderdelen zijn identiek aan deze in </w:t>
      </w:r>
      <w:r>
        <w:rPr>
          <w:i/>
        </w:rPr>
        <w:t>Eenvoudig zoeken – resultaten</w:t>
      </w:r>
      <w:r>
        <w:t>.</w:t>
      </w:r>
    </w:p>
    <w:p w:rsidR="00CB2CD9" w:rsidRDefault="00CB2CD9" w:rsidP="00CB2CD9">
      <w:pPr>
        <w:pStyle w:val="Kop2"/>
      </w:pPr>
      <w:bookmarkStart w:id="70" w:name="_Toc225168092"/>
      <w:r>
        <w:t>Weergave assets</w:t>
      </w:r>
      <w:bookmarkEnd w:id="70"/>
    </w:p>
    <w:p w:rsidR="00A25E50" w:rsidRDefault="00A25E50" w:rsidP="00CB2CD9">
      <w:r>
        <w:t>Samen met de zoekfunctionaliteit is de weergave van assets de belangrijkste functionaliteit in het AssetManagement Systeem. Bij de weergave van assets is opnieuw een linkerkolom die functionaliteit bevat gekoppeld aan de weergave van assets. De verschillende onderdelen worden verder besproken bij de onderdelen. Belangrijk om te onthouden is dat de functionaliteit aan de linkerkant ook afhankelijk is van het asset en het type asset dat weergegeven wordt.</w:t>
      </w:r>
    </w:p>
    <w:p w:rsidR="00A25E50" w:rsidRDefault="00A25E50" w:rsidP="00CB2CD9"/>
    <w:p w:rsidR="00A25E50" w:rsidRDefault="00A25E50" w:rsidP="00CB2CD9">
      <w:r>
        <w:t>De functionaliteit bovenaan is voor alle assets dezelfde. Deze functionaliteit kan in de toekomst uitgebreid worden. Op dit moment wordt deze functionaliteit geboden (zie verder voor meer informatie):</w:t>
      </w:r>
    </w:p>
    <w:p w:rsidR="00A25E50" w:rsidRDefault="00A25E50" w:rsidP="00A25E50">
      <w:pPr>
        <w:pStyle w:val="Lijstalinea"/>
      </w:pPr>
      <w:r>
        <w:t>Print</w:t>
      </w:r>
    </w:p>
    <w:p w:rsidR="00A25E50" w:rsidRDefault="00A25E50" w:rsidP="00A25E50">
      <w:pPr>
        <w:pStyle w:val="Lijstalinea"/>
      </w:pPr>
      <w:r>
        <w:t>Historische versies</w:t>
      </w:r>
    </w:p>
    <w:p w:rsidR="00A25E50" w:rsidRDefault="00A25E50" w:rsidP="00A25E50">
      <w:pPr>
        <w:pStyle w:val="Lijstalinea"/>
      </w:pPr>
      <w:r>
        <w:t>Editeer</w:t>
      </w:r>
    </w:p>
    <w:p w:rsidR="00A25E50" w:rsidRDefault="00A25E50" w:rsidP="00A25E50">
      <w:pPr>
        <w:pStyle w:val="Lijstalinea"/>
      </w:pPr>
      <w:r>
        <w:t>Documenten (overzicht gekoppelde)</w:t>
      </w:r>
    </w:p>
    <w:p w:rsidR="00CB2CD9" w:rsidRDefault="00CB2CD9" w:rsidP="00CB2CD9">
      <w:pPr>
        <w:pStyle w:val="Kop3"/>
      </w:pPr>
      <w:bookmarkStart w:id="71" w:name="_Toc225168093"/>
      <w:r>
        <w:lastRenderedPageBreak/>
        <w:t>Standaard (read-only) weergave</w:t>
      </w:r>
      <w:bookmarkEnd w:id="71"/>
    </w:p>
    <w:p w:rsidR="00CB2CD9" w:rsidRDefault="00345DDF" w:rsidP="00CB2CD9">
      <w:ins w:id="72" w:author="Wouter" w:date="2009-03-24T14:40:00Z">
        <w:r w:rsidRPr="00345DDF">
          <w:rPr>
            <w:noProof/>
            <w:lang w:eastAsia="nl-BE"/>
          </w:rPr>
          <w:drawing>
            <wp:inline distT="0" distB="0" distL="0" distR="0">
              <wp:extent cx="6552565" cy="5243821"/>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552565" cy="5243821"/>
                      </a:xfrm>
                      <a:prstGeom prst="rect">
                        <a:avLst/>
                      </a:prstGeom>
                      <a:noFill/>
                      <a:ln w="9525">
                        <a:noFill/>
                        <a:miter lim="800000"/>
                        <a:headEnd/>
                        <a:tailEnd/>
                      </a:ln>
                    </pic:spPr>
                  </pic:pic>
                </a:graphicData>
              </a:graphic>
            </wp:inline>
          </w:drawing>
        </w:r>
      </w:ins>
      <w:del w:id="73" w:author="Wouter" w:date="2009-03-24T14:39:00Z">
        <w:r w:rsidR="00FC7C03" w:rsidRPr="00FC7C03" w:rsidDel="00345DDF">
          <w:rPr>
            <w:noProof/>
            <w:lang w:eastAsia="nl-BE"/>
          </w:rPr>
          <w:drawing>
            <wp:inline distT="0" distB="0" distL="0" distR="0">
              <wp:extent cx="6552565" cy="5240567"/>
              <wp:effectExtent l="19050" t="0" r="63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552565" cy="5240567"/>
                      </a:xfrm>
                      <a:prstGeom prst="rect">
                        <a:avLst/>
                      </a:prstGeom>
                      <a:noFill/>
                      <a:ln w="9525">
                        <a:noFill/>
                        <a:miter lim="800000"/>
                        <a:headEnd/>
                        <a:tailEnd/>
                      </a:ln>
                    </pic:spPr>
                  </pic:pic>
                </a:graphicData>
              </a:graphic>
            </wp:inline>
          </w:drawing>
        </w:r>
      </w:del>
    </w:p>
    <w:p w:rsidR="00A25E50" w:rsidRDefault="00A25E50" w:rsidP="00A25E50">
      <w:pPr>
        <w:pStyle w:val="Kop4"/>
      </w:pPr>
      <w:bookmarkStart w:id="74" w:name="_Toc225168094"/>
      <w:r>
        <w:t>Onderdeel 1</w:t>
      </w:r>
      <w:bookmarkEnd w:id="74"/>
    </w:p>
    <w:p w:rsidR="00A25E50" w:rsidRPr="0093270D" w:rsidRDefault="00A8378E" w:rsidP="00A25E50">
      <w:r>
        <w:t>Indien het document geopend is via een zoekopdracht, moet bovenaan steeds de zoekopdracht vermeld zijn. Dit verschilt naargelang het type zoekopdracht dat uitgevoerd is.</w:t>
      </w:r>
      <w:r w:rsidR="0093270D">
        <w:t xml:space="preserve"> Indien het document rechtstreeks is geopend, via </w:t>
      </w:r>
      <w:r w:rsidR="0093270D">
        <w:rPr>
          <w:i/>
        </w:rPr>
        <w:t>favorieten</w:t>
      </w:r>
      <w:r w:rsidR="0093270D">
        <w:t xml:space="preserve"> of op een andere manier, verdwijnt de groene balk volledig.</w:t>
      </w:r>
    </w:p>
    <w:p w:rsidR="00A8378E" w:rsidRDefault="00A8378E" w:rsidP="00A8378E">
      <w:pPr>
        <w:pStyle w:val="Kop5"/>
      </w:pPr>
      <w:r>
        <w:t>Via eenvoudig zoeken</w:t>
      </w:r>
    </w:p>
    <w:p w:rsidR="00A8378E" w:rsidRDefault="0093270D" w:rsidP="00A8378E">
      <w:r>
        <w:t>Wanneer er eenvoudig gezocht is, worden alle zoekwoorden weergegeven.</w:t>
      </w:r>
    </w:p>
    <w:p w:rsidR="00A8378E" w:rsidRDefault="00A8378E" w:rsidP="00A8378E">
      <w:pPr>
        <w:pStyle w:val="Kop5"/>
      </w:pPr>
      <w:r>
        <w:t>Via zoeken op Asset Type</w:t>
      </w:r>
    </w:p>
    <w:p w:rsidR="00A8378E" w:rsidRDefault="0093270D" w:rsidP="00A8378E">
      <w:r>
        <w:t>Wanneer er gezocht is via Asset Type, worden alle attributen met zoekwoord weergegeven, op dezelfde manier als bij het resultatenscherm.</w:t>
      </w:r>
    </w:p>
    <w:p w:rsidR="00A8378E" w:rsidRDefault="00A8378E" w:rsidP="00A8378E">
      <w:pPr>
        <w:pStyle w:val="Kop5"/>
      </w:pPr>
      <w:r>
        <w:t xml:space="preserve">Via zoeken </w:t>
      </w:r>
      <w:r w:rsidR="0093270D">
        <w:t>op</w:t>
      </w:r>
      <w:r>
        <w:t xml:space="preserve"> Taxonomie</w:t>
      </w:r>
    </w:p>
    <w:p w:rsidR="0093270D" w:rsidRDefault="0093270D" w:rsidP="0093270D">
      <w:r>
        <w:t>Indien er gezocht is via Taxonomie, worden alle gekozen items weergegeven, gescheiden via comma’s.</w:t>
      </w:r>
    </w:p>
    <w:p w:rsidR="0093270D" w:rsidRDefault="0093270D" w:rsidP="0093270D">
      <w:pPr>
        <w:pStyle w:val="Kop5"/>
      </w:pPr>
      <w:r>
        <w:t>Via zoeken op Documenten</w:t>
      </w:r>
    </w:p>
    <w:p w:rsidR="0093270D" w:rsidRPr="0093270D" w:rsidRDefault="0093270D" w:rsidP="0093270D">
      <w:r w:rsidRPr="0093270D">
        <w:t>[...]</w:t>
      </w:r>
    </w:p>
    <w:p w:rsidR="0093270D" w:rsidRPr="0093270D" w:rsidRDefault="0093270D" w:rsidP="0093270D">
      <w:pPr>
        <w:pStyle w:val="Kop5"/>
      </w:pPr>
      <w:r>
        <w:t xml:space="preserve"> </w:t>
      </w:r>
    </w:p>
    <w:p w:rsidR="00A25E50" w:rsidRDefault="00A25E50" w:rsidP="00A25E50">
      <w:pPr>
        <w:pStyle w:val="Kop4"/>
      </w:pPr>
      <w:bookmarkStart w:id="75" w:name="_Toc225168095"/>
      <w:r>
        <w:t>Onderdeel 2</w:t>
      </w:r>
      <w:bookmarkEnd w:id="75"/>
    </w:p>
    <w:p w:rsidR="00A25E50" w:rsidRDefault="0093270D" w:rsidP="00A25E50">
      <w:r>
        <w:t>Indien het weergegeven asset geopend is via een link in een resultatenlijst, kan er eenvoudig terug genavigeerd worden naar de resultatenlijst via deze knop.</w:t>
      </w:r>
    </w:p>
    <w:p w:rsidR="00A25E50" w:rsidRDefault="00A25E50" w:rsidP="00A25E50">
      <w:pPr>
        <w:pStyle w:val="Kop4"/>
      </w:pPr>
      <w:bookmarkStart w:id="76" w:name="_Toc225168096"/>
      <w:r>
        <w:lastRenderedPageBreak/>
        <w:t>Onderdeel 3</w:t>
      </w:r>
      <w:bookmarkEnd w:id="76"/>
    </w:p>
    <w:p w:rsidR="00A25E50" w:rsidRDefault="0093270D" w:rsidP="00A25E50">
      <w:r>
        <w:t>Via de Print knop, kan het asset afgedrukt worden. Deze afdruk is een HTML afdruk, wat betekent dat via een speciale Print CSS bepaald wordt welke elementen op welke manier afgedrukt worden. De afdrukken CSS moet op die manier opgebouwd zijn dat de header en de linkerkolom niet weergegeven worden.</w:t>
      </w:r>
    </w:p>
    <w:p w:rsidR="0093270D" w:rsidRDefault="0093270D" w:rsidP="00A25E50"/>
    <w:p w:rsidR="0093270D" w:rsidRPr="0093270D" w:rsidRDefault="0093270D" w:rsidP="00A25E50">
      <w:r>
        <w:t xml:space="preserve">Uitgebreidere en custom made rapporten kunnen afgedrukt worden via de linken aan de linker kant, onder het kopje </w:t>
      </w:r>
      <w:r>
        <w:rPr>
          <w:i/>
        </w:rPr>
        <w:t>Rapporten</w:t>
      </w:r>
      <w:r>
        <w:t>. Zie hiervoor verder …</w:t>
      </w:r>
    </w:p>
    <w:p w:rsidR="00A25E50" w:rsidRDefault="00A25E50" w:rsidP="00A25E50">
      <w:pPr>
        <w:pStyle w:val="Kop4"/>
      </w:pPr>
      <w:bookmarkStart w:id="77" w:name="_Toc225168097"/>
      <w:r>
        <w:t>Onderdeel 4</w:t>
      </w:r>
      <w:bookmarkEnd w:id="77"/>
    </w:p>
    <w:p w:rsidR="00A25E50" w:rsidRDefault="0093270D" w:rsidP="00A25E50">
      <w:r>
        <w:t>Via de link Historische versies worden alle historische versies van het asset weergegeven. Dit overzicht is een lijst met volgende velden:</w:t>
      </w:r>
    </w:p>
    <w:p w:rsidR="0093270D" w:rsidRDefault="0093270D" w:rsidP="00A25E50"/>
    <w:tbl>
      <w:tblPr>
        <w:tblW w:w="10456" w:type="dxa"/>
        <w:tblBorders>
          <w:top w:val="single" w:sz="4" w:space="0" w:color="5C5C5C"/>
          <w:bottom w:val="single" w:sz="4" w:space="0" w:color="5C5C5C"/>
          <w:insideH w:val="single" w:sz="4" w:space="0" w:color="5C5C5C"/>
          <w:insideV w:val="single" w:sz="4" w:space="0" w:color="5C5C5C"/>
        </w:tblBorders>
        <w:tblCellMar>
          <w:top w:w="57" w:type="dxa"/>
          <w:bottom w:w="57" w:type="dxa"/>
        </w:tblCellMar>
        <w:tblLook w:val="04A0" w:firstRow="1" w:lastRow="0" w:firstColumn="1" w:lastColumn="0" w:noHBand="0" w:noVBand="1"/>
      </w:tblPr>
      <w:tblGrid>
        <w:gridCol w:w="2093"/>
        <w:gridCol w:w="8363"/>
      </w:tblGrid>
      <w:tr w:rsidR="00E23015" w:rsidRPr="00FE01CC" w:rsidTr="00E23015">
        <w:trPr>
          <w:tblHeader/>
        </w:trPr>
        <w:tc>
          <w:tcPr>
            <w:tcW w:w="2093" w:type="dxa"/>
            <w:tcBorders>
              <w:bottom w:val="single" w:sz="4" w:space="0" w:color="5C5C5C"/>
            </w:tcBorders>
            <w:shd w:val="clear" w:color="auto" w:fill="7B9E03"/>
          </w:tcPr>
          <w:p w:rsidR="00E23015" w:rsidRPr="00FE01CC" w:rsidRDefault="00E23015" w:rsidP="006518AE">
            <w:pPr>
              <w:spacing w:line="240" w:lineRule="auto"/>
              <w:rPr>
                <w:rFonts w:ascii="Calibri" w:hAnsi="Calibri" w:cs="Times New Roman"/>
                <w:b/>
                <w:color w:val="FFFFFF"/>
              </w:rPr>
            </w:pPr>
            <w:r>
              <w:rPr>
                <w:rFonts w:ascii="Calibri" w:hAnsi="Calibri" w:cs="Times New Roman"/>
                <w:b/>
                <w:color w:val="FFFFFF"/>
              </w:rPr>
              <w:t>Veld</w:t>
            </w:r>
          </w:p>
        </w:tc>
        <w:tc>
          <w:tcPr>
            <w:tcW w:w="8363" w:type="dxa"/>
            <w:tcBorders>
              <w:bottom w:val="single" w:sz="4" w:space="0" w:color="5C5C5C"/>
            </w:tcBorders>
            <w:shd w:val="clear" w:color="auto" w:fill="7B9E03"/>
          </w:tcPr>
          <w:p w:rsidR="00E23015" w:rsidRPr="00FE01CC" w:rsidRDefault="00E23015" w:rsidP="006518AE">
            <w:pPr>
              <w:spacing w:line="240" w:lineRule="auto"/>
              <w:rPr>
                <w:rFonts w:ascii="Calibri" w:hAnsi="Calibri" w:cs="Times New Roman"/>
                <w:b/>
                <w:color w:val="FFFFFF"/>
              </w:rPr>
            </w:pPr>
            <w:r w:rsidRPr="00FE01CC">
              <w:rPr>
                <w:rFonts w:ascii="Calibri" w:hAnsi="Calibri" w:cs="Times New Roman"/>
                <w:b/>
                <w:color w:val="FFFFFF"/>
              </w:rPr>
              <w:t>Opmerkingen</w:t>
            </w:r>
          </w:p>
        </w:tc>
      </w:tr>
      <w:tr w:rsidR="00E23015" w:rsidRPr="00FE01CC" w:rsidTr="00E23015">
        <w:tc>
          <w:tcPr>
            <w:tcW w:w="2093" w:type="dxa"/>
            <w:tcBorders>
              <w:bottom w:val="single" w:sz="4" w:space="0" w:color="8A8A8A"/>
            </w:tcBorders>
          </w:tcPr>
          <w:p w:rsidR="00E23015" w:rsidRPr="00FE01CC" w:rsidRDefault="00E23015" w:rsidP="006518AE">
            <w:pPr>
              <w:spacing w:line="240" w:lineRule="auto"/>
              <w:rPr>
                <w:rFonts w:ascii="Calibri" w:hAnsi="Calibri" w:cs="Times New Roman"/>
              </w:rPr>
            </w:pPr>
            <w:r>
              <w:t>Revision</w:t>
            </w:r>
          </w:p>
        </w:tc>
        <w:tc>
          <w:tcPr>
            <w:tcW w:w="8363" w:type="dxa"/>
            <w:tcBorders>
              <w:bottom w:val="single" w:sz="4" w:space="0" w:color="8A8A8A"/>
            </w:tcBorders>
          </w:tcPr>
          <w:p w:rsidR="00E23015" w:rsidRPr="00FE01CC" w:rsidRDefault="00E23015" w:rsidP="006518AE">
            <w:pPr>
              <w:spacing w:line="240" w:lineRule="auto"/>
              <w:rPr>
                <w:rFonts w:ascii="Calibri" w:hAnsi="Calibri" w:cs="Times New Roman"/>
              </w:rPr>
            </w:pPr>
          </w:p>
        </w:tc>
      </w:tr>
      <w:tr w:rsidR="00E23015" w:rsidRPr="00FE01CC" w:rsidTr="00E23015">
        <w:tc>
          <w:tcPr>
            <w:tcW w:w="2093" w:type="dxa"/>
            <w:tcBorders>
              <w:top w:val="single" w:sz="4" w:space="0" w:color="8A8A8A"/>
              <w:bottom w:val="single" w:sz="4" w:space="0" w:color="8A8A8A"/>
            </w:tcBorders>
          </w:tcPr>
          <w:p w:rsidR="00E23015" w:rsidRPr="00FE01CC" w:rsidRDefault="00E23015" w:rsidP="006518AE">
            <w:pPr>
              <w:spacing w:line="240" w:lineRule="auto"/>
              <w:rPr>
                <w:rFonts w:ascii="Calibri" w:hAnsi="Calibri" w:cs="Times New Roman"/>
              </w:rPr>
            </w:pPr>
            <w:r>
              <w:rPr>
                <w:rFonts w:ascii="Calibri" w:hAnsi="Calibri" w:cs="Times New Roman"/>
              </w:rPr>
              <w:t>Update Date</w:t>
            </w:r>
          </w:p>
        </w:tc>
        <w:tc>
          <w:tcPr>
            <w:tcW w:w="8363" w:type="dxa"/>
            <w:tcBorders>
              <w:top w:val="single" w:sz="4" w:space="0" w:color="8A8A8A"/>
              <w:bottom w:val="single" w:sz="4" w:space="0" w:color="8A8A8A"/>
            </w:tcBorders>
          </w:tcPr>
          <w:p w:rsidR="00E23015" w:rsidRPr="00FE01CC" w:rsidRDefault="00E23015" w:rsidP="006518AE">
            <w:pPr>
              <w:spacing w:line="240" w:lineRule="auto"/>
              <w:rPr>
                <w:rFonts w:ascii="Calibri" w:hAnsi="Calibri" w:cs="Times New Roman"/>
              </w:rPr>
            </w:pPr>
          </w:p>
        </w:tc>
      </w:tr>
      <w:tr w:rsidR="00E23015" w:rsidRPr="00FE01CC" w:rsidTr="00E23015">
        <w:tc>
          <w:tcPr>
            <w:tcW w:w="2093" w:type="dxa"/>
            <w:tcBorders>
              <w:top w:val="single" w:sz="4" w:space="0" w:color="8A8A8A"/>
              <w:bottom w:val="single" w:sz="4" w:space="0" w:color="8A8A8A"/>
            </w:tcBorders>
          </w:tcPr>
          <w:p w:rsidR="00E23015" w:rsidRDefault="00E23015" w:rsidP="006518AE">
            <w:pPr>
              <w:spacing w:line="240" w:lineRule="auto"/>
              <w:rPr>
                <w:rFonts w:ascii="Calibri" w:hAnsi="Calibri" w:cs="Times New Roman"/>
              </w:rPr>
            </w:pPr>
            <w:r>
              <w:rPr>
                <w:rFonts w:ascii="Calibri" w:hAnsi="Calibri" w:cs="Times New Roman"/>
              </w:rPr>
              <w:t>Update User</w:t>
            </w:r>
          </w:p>
        </w:tc>
        <w:tc>
          <w:tcPr>
            <w:tcW w:w="8363" w:type="dxa"/>
            <w:tcBorders>
              <w:top w:val="single" w:sz="4" w:space="0" w:color="8A8A8A"/>
              <w:bottom w:val="single" w:sz="4" w:space="0" w:color="8A8A8A"/>
            </w:tcBorders>
          </w:tcPr>
          <w:p w:rsidR="00E23015" w:rsidRPr="00FE01CC" w:rsidRDefault="00E23015" w:rsidP="006518AE">
            <w:pPr>
              <w:spacing w:line="240" w:lineRule="auto"/>
              <w:rPr>
                <w:rFonts w:ascii="Calibri" w:hAnsi="Calibri" w:cs="Times New Roman"/>
              </w:rPr>
            </w:pPr>
          </w:p>
        </w:tc>
      </w:tr>
      <w:tr w:rsidR="00E23015" w:rsidRPr="00FE01CC" w:rsidTr="00E23015">
        <w:tc>
          <w:tcPr>
            <w:tcW w:w="2093" w:type="dxa"/>
            <w:tcBorders>
              <w:top w:val="single" w:sz="4" w:space="0" w:color="8A8A8A"/>
              <w:bottom w:val="single" w:sz="4" w:space="0" w:color="8A8A8A"/>
            </w:tcBorders>
          </w:tcPr>
          <w:p w:rsidR="00E23015" w:rsidRDefault="00E23015" w:rsidP="006518AE">
            <w:pPr>
              <w:spacing w:line="240" w:lineRule="auto"/>
              <w:rPr>
                <w:rFonts w:ascii="Calibri" w:hAnsi="Calibri" w:cs="Times New Roman"/>
              </w:rPr>
            </w:pPr>
            <w:r>
              <w:rPr>
                <w:rFonts w:ascii="Calibri" w:hAnsi="Calibri" w:cs="Times New Roman"/>
              </w:rPr>
              <w:t>Location</w:t>
            </w:r>
          </w:p>
        </w:tc>
        <w:tc>
          <w:tcPr>
            <w:tcW w:w="8363" w:type="dxa"/>
            <w:tcBorders>
              <w:top w:val="single" w:sz="4" w:space="0" w:color="8A8A8A"/>
              <w:bottom w:val="single" w:sz="4" w:space="0" w:color="8A8A8A"/>
            </w:tcBorders>
          </w:tcPr>
          <w:p w:rsidR="00E23015" w:rsidRPr="00FE01CC" w:rsidRDefault="00E23015" w:rsidP="006518AE">
            <w:pPr>
              <w:spacing w:line="240" w:lineRule="auto"/>
              <w:rPr>
                <w:rFonts w:ascii="Calibri" w:hAnsi="Calibri" w:cs="Times New Roman"/>
              </w:rPr>
            </w:pPr>
          </w:p>
        </w:tc>
      </w:tr>
    </w:tbl>
    <w:p w:rsidR="00165CE1" w:rsidRDefault="00165CE1" w:rsidP="00A25E50"/>
    <w:p w:rsidR="00A25E50" w:rsidRDefault="00A25E50" w:rsidP="00A25E50">
      <w:pPr>
        <w:pStyle w:val="Kop4"/>
      </w:pPr>
      <w:bookmarkStart w:id="78" w:name="_Toc225168098"/>
      <w:r>
        <w:t>Onderdeel 5</w:t>
      </w:r>
      <w:bookmarkEnd w:id="78"/>
    </w:p>
    <w:p w:rsidR="00A25E50" w:rsidRPr="00165CE1" w:rsidRDefault="00165CE1" w:rsidP="00A25E50">
      <w:r>
        <w:t xml:space="preserve">Via de knop </w:t>
      </w:r>
      <w:r>
        <w:rPr>
          <w:i/>
        </w:rPr>
        <w:t>Editeer</w:t>
      </w:r>
      <w:r>
        <w:t xml:space="preserve"> kunnen de attributen van het asset aangepast worden. Het aanpassen/updaten van een asset resulteert altijd in een nieuwe revisie.</w:t>
      </w:r>
    </w:p>
    <w:p w:rsidR="00A25E50" w:rsidRDefault="00A25E50" w:rsidP="00A25E50">
      <w:pPr>
        <w:pStyle w:val="Kop4"/>
      </w:pPr>
      <w:bookmarkStart w:id="79" w:name="_Toc225168099"/>
      <w:r>
        <w:t>Onderdeel 6</w:t>
      </w:r>
      <w:bookmarkEnd w:id="79"/>
    </w:p>
    <w:p w:rsidR="00A25E50" w:rsidRPr="00165CE1" w:rsidRDefault="00165CE1" w:rsidP="00A25E50">
      <w:r>
        <w:rPr>
          <w:i/>
        </w:rPr>
        <w:t>Documenten</w:t>
      </w:r>
      <w:r>
        <w:t xml:space="preserve"> geeft een lijst weer van alle documenten die gekoppeld zijn aan het asset. Deze documenten zijn via attributen gekoppeld aan het asset. Het zijn steeds de documenten die gekoppeld zijn aan de revisie van het asset die op dat moment openstaat. Dit betekent dat voor een historische versie, ook de historische documenten getoond moeten worden.</w:t>
      </w:r>
    </w:p>
    <w:p w:rsidR="00A25E50" w:rsidRDefault="00A25E50" w:rsidP="00A25E50">
      <w:pPr>
        <w:pStyle w:val="Kop4"/>
      </w:pPr>
      <w:bookmarkStart w:id="80" w:name="_Toc225168100"/>
      <w:r>
        <w:t>Onderdeel 7</w:t>
      </w:r>
      <w:bookmarkEnd w:id="80"/>
    </w:p>
    <w:p w:rsidR="00A25E50" w:rsidRDefault="00165CE1" w:rsidP="00A25E50">
      <w:r>
        <w:t>De titel van het asset is steeds de naam van het Asset.</w:t>
      </w:r>
      <w:r w:rsidR="00FC7C03">
        <w:t xml:space="preserve"> Wanneer het actieve (meest recente revisie) wordt weergegeven, wordt achter de naam een asterisk (*) weergegeven.</w:t>
      </w:r>
    </w:p>
    <w:p w:rsidR="00A25E50" w:rsidRDefault="00A25E50" w:rsidP="00A25E50">
      <w:pPr>
        <w:pStyle w:val="Kop4"/>
      </w:pPr>
      <w:bookmarkStart w:id="81" w:name="_Toc225168101"/>
      <w:r>
        <w:t>Onderdeel 8</w:t>
      </w:r>
      <w:bookmarkEnd w:id="81"/>
    </w:p>
    <w:p w:rsidR="00A25E50" w:rsidRDefault="00165CE1" w:rsidP="00A25E50">
      <w:r>
        <w:t>Tussen haakjes wordt de revisie weergegeven en de update datum.</w:t>
      </w:r>
    </w:p>
    <w:p w:rsidR="00A25E50" w:rsidRDefault="00A25E50" w:rsidP="00A25E50">
      <w:pPr>
        <w:pStyle w:val="Kop4"/>
      </w:pPr>
      <w:bookmarkStart w:id="82" w:name="_Toc225168102"/>
      <w:r>
        <w:t>Onderdeel 9</w:t>
      </w:r>
      <w:bookmarkEnd w:id="82"/>
    </w:p>
    <w:p w:rsidR="00A25E50" w:rsidRDefault="00165CE1" w:rsidP="00A25E50">
      <w:r>
        <w:t>Onder de titel worden de verschillende attributenpanels weergegeven, zoals deze geconfigureerd zijn voor het type asset dat geopend is. Deze attributenpanels worden in de volgorde weergegeven die ook geconfigureerd is voor het type asset.</w:t>
      </w:r>
    </w:p>
    <w:p w:rsidR="00A25E50" w:rsidRDefault="00A25E50" w:rsidP="00A25E50">
      <w:pPr>
        <w:pStyle w:val="Kop4"/>
      </w:pPr>
      <w:bookmarkStart w:id="83" w:name="_Toc225168103"/>
      <w:r>
        <w:t>Onderdeel 10</w:t>
      </w:r>
      <w:bookmarkEnd w:id="83"/>
    </w:p>
    <w:p w:rsidR="00A25E50" w:rsidRDefault="00165CE1" w:rsidP="00A25E50">
      <w:r>
        <w:t xml:space="preserve">De linker kolom is een verzameling van diverse functionaliteiten. </w:t>
      </w:r>
      <w:r w:rsidR="004F478E">
        <w:t>Als eerste wordt de categorie weergegeven die gekoppeld is aan het openstaande asset. Van de categorie moet het volledig pad weergegeven, t.e.m. het gekoppeld item.</w:t>
      </w:r>
    </w:p>
    <w:p w:rsidR="00A25E50" w:rsidRDefault="00A25E50" w:rsidP="00A25E50">
      <w:pPr>
        <w:pStyle w:val="Kop4"/>
      </w:pPr>
      <w:bookmarkStart w:id="84" w:name="_Toc225168104"/>
      <w:r>
        <w:t>Onderdeel 11</w:t>
      </w:r>
      <w:bookmarkEnd w:id="84"/>
    </w:p>
    <w:p w:rsidR="00A25E50" w:rsidRPr="004F478E" w:rsidRDefault="004F478E" w:rsidP="00A25E50">
      <w:r>
        <w:t xml:space="preserve">Taxonomieën is vergelijkbaar met Categorie, met dit verschil dat hier de overige gekoppelde taxonomie items weergegeven worden, exclusief de taxonomie die gekenmerkt is als </w:t>
      </w:r>
      <w:r>
        <w:rPr>
          <w:i/>
        </w:rPr>
        <w:t>categorie</w:t>
      </w:r>
      <w:r>
        <w:t>.</w:t>
      </w:r>
    </w:p>
    <w:p w:rsidR="00A25E50" w:rsidRDefault="00A25E50" w:rsidP="00A25E50">
      <w:pPr>
        <w:pStyle w:val="Kop4"/>
      </w:pPr>
      <w:bookmarkStart w:id="85" w:name="_Toc225168105"/>
      <w:r>
        <w:t>Onderdeel 12</w:t>
      </w:r>
      <w:bookmarkEnd w:id="85"/>
    </w:p>
    <w:p w:rsidR="00A25E50" w:rsidRDefault="004F478E" w:rsidP="00A25E50">
      <w:r>
        <w:t>Dit wordt een lijst met een overzicht van alle gekoppelde assets. Dit overzicht kan verkregen worden door de configuratietabel uit te lezen. Hier kan achterhaald worden welke attributen als datatype een ander asset hebben. Via dit overzicht kan er eenvoudig genavigeerd worden naar de gekoppelde assets.</w:t>
      </w:r>
    </w:p>
    <w:p w:rsidR="00E471AF" w:rsidRDefault="00E471AF" w:rsidP="00A25E50"/>
    <w:p w:rsidR="00E471AF" w:rsidRDefault="00E471AF" w:rsidP="00A25E50">
      <w:r>
        <w:t>Ook moet het mogelijk zijn om via het icoontje achter de waarde, een overzicht te krijgen van alle assets van de betreffende gebruiker, eigenaar,</w:t>
      </w:r>
      <w:r w:rsidR="0014766C">
        <w:t xml:space="preserve"> locatie, kostenplaats.</w:t>
      </w:r>
    </w:p>
    <w:p w:rsidR="00A25E50" w:rsidRDefault="00A25E50" w:rsidP="00A25E50">
      <w:pPr>
        <w:pStyle w:val="Kop4"/>
      </w:pPr>
      <w:bookmarkStart w:id="86" w:name="_Toc225168106"/>
      <w:r>
        <w:lastRenderedPageBreak/>
        <w:t>Onderdeel 13</w:t>
      </w:r>
      <w:bookmarkEnd w:id="86"/>
    </w:p>
    <w:p w:rsidR="00A25E50" w:rsidRPr="004F478E" w:rsidRDefault="004F478E" w:rsidP="00A25E50">
      <w:r>
        <w:t xml:space="preserve">In het blok </w:t>
      </w:r>
      <w:r>
        <w:rPr>
          <w:i/>
        </w:rPr>
        <w:t>Rapporten</w:t>
      </w:r>
      <w:r>
        <w:t xml:space="preserve"> worden alle rapporten weergegeven die van toepassing zijn op assets in het algemeen, en eventueel specifiek gekoppeld aan het type asset. De verzameling van rapporten (Crystal Reports) moeten nog nader gespecificeerd worden.</w:t>
      </w:r>
    </w:p>
    <w:p w:rsidR="00A25E50" w:rsidRPr="00A25E50" w:rsidRDefault="004F478E" w:rsidP="004F478E">
      <w:pPr>
        <w:pStyle w:val="Kop4"/>
      </w:pPr>
      <w:bookmarkStart w:id="87" w:name="_Toc225168107"/>
      <w:r>
        <w:t>Onderdeel 14</w:t>
      </w:r>
      <w:bookmarkEnd w:id="87"/>
    </w:p>
    <w:p w:rsidR="00A25E50" w:rsidRDefault="004F478E" w:rsidP="00A25E50">
      <w:pPr>
        <w:rPr>
          <w:ins w:id="88" w:author="Wouter" w:date="2009-03-24T14:40:00Z"/>
        </w:rPr>
      </w:pPr>
      <w:r>
        <w:t>Elk asset kan in verschillende formaten geëxporteerd worden.</w:t>
      </w:r>
    </w:p>
    <w:p w:rsidR="00345DDF" w:rsidRDefault="00345DDF">
      <w:pPr>
        <w:pStyle w:val="Kop4"/>
        <w:rPr>
          <w:ins w:id="89" w:author="Wouter" w:date="2009-03-24T14:40:00Z"/>
        </w:rPr>
        <w:pPrChange w:id="90" w:author="Wouter" w:date="2009-03-24T14:40:00Z">
          <w:pPr/>
        </w:pPrChange>
      </w:pPr>
      <w:ins w:id="91" w:author="Wouter" w:date="2009-03-24T14:40:00Z">
        <w:r>
          <w:t>Onderdeel 15</w:t>
        </w:r>
      </w:ins>
    </w:p>
    <w:p w:rsidR="00345DDF" w:rsidRPr="0017162C" w:rsidRDefault="00345DDF">
      <w:ins w:id="92" w:author="Wouter" w:date="2009-03-24T14:40:00Z">
        <w:r>
          <w:t xml:space="preserve">The button </w:t>
        </w:r>
        <w:r>
          <w:rPr>
            <w:i/>
          </w:rPr>
          <w:t>Remove</w:t>
        </w:r>
        <w:r>
          <w:t xml:space="preserve"> removes an asset. It doesn’t mean the record in the database is deleted. </w:t>
        </w:r>
      </w:ins>
      <w:ins w:id="93" w:author="Wouter" w:date="2009-03-24T14:41:00Z">
        <w:r w:rsidR="0017162C">
          <w:t xml:space="preserve">It means the asset is moved to </w:t>
        </w:r>
        <w:r w:rsidR="0017162C">
          <w:rPr>
            <w:i/>
          </w:rPr>
          <w:t>historical version</w:t>
        </w:r>
        <w:r w:rsidR="0017162C">
          <w:t xml:space="preserve"> and by doing this, the asset won’t show up in the </w:t>
        </w:r>
        <w:r w:rsidR="0017162C">
          <w:rPr>
            <w:i/>
          </w:rPr>
          <w:t>active</w:t>
        </w:r>
        <w:r w:rsidR="0017162C">
          <w:t xml:space="preserve"> search results.</w:t>
        </w:r>
      </w:ins>
    </w:p>
    <w:p w:rsidR="00CB2CD9" w:rsidRDefault="00CB2CD9" w:rsidP="00CB2CD9">
      <w:pPr>
        <w:pStyle w:val="Kop3"/>
      </w:pPr>
      <w:bookmarkStart w:id="94" w:name="_Toc225168108"/>
      <w:r>
        <w:t>Overzicht revisies</w:t>
      </w:r>
      <w:bookmarkEnd w:id="94"/>
    </w:p>
    <w:p w:rsidR="00E23015" w:rsidRDefault="00E23015" w:rsidP="00E23015">
      <w:r>
        <w:t>Via de link Historische versies worden alle historische versies van het asset weergegeven. Dit overzicht is een lijst met volgende velden:</w:t>
      </w:r>
    </w:p>
    <w:p w:rsidR="00E23015" w:rsidRDefault="00E23015" w:rsidP="00E23015"/>
    <w:tbl>
      <w:tblPr>
        <w:tblW w:w="10456" w:type="dxa"/>
        <w:tblBorders>
          <w:top w:val="single" w:sz="4" w:space="0" w:color="5C5C5C"/>
          <w:bottom w:val="single" w:sz="4" w:space="0" w:color="5C5C5C"/>
          <w:insideH w:val="single" w:sz="4" w:space="0" w:color="5C5C5C"/>
          <w:insideV w:val="single" w:sz="4" w:space="0" w:color="5C5C5C"/>
        </w:tblBorders>
        <w:tblCellMar>
          <w:top w:w="57" w:type="dxa"/>
          <w:bottom w:w="57" w:type="dxa"/>
        </w:tblCellMar>
        <w:tblLook w:val="04A0" w:firstRow="1" w:lastRow="0" w:firstColumn="1" w:lastColumn="0" w:noHBand="0" w:noVBand="1"/>
      </w:tblPr>
      <w:tblGrid>
        <w:gridCol w:w="2093"/>
        <w:gridCol w:w="8363"/>
      </w:tblGrid>
      <w:tr w:rsidR="00E23015" w:rsidRPr="00FE01CC" w:rsidTr="006518AE">
        <w:trPr>
          <w:tblHeader/>
        </w:trPr>
        <w:tc>
          <w:tcPr>
            <w:tcW w:w="2093" w:type="dxa"/>
            <w:tcBorders>
              <w:bottom w:val="single" w:sz="4" w:space="0" w:color="5C5C5C"/>
            </w:tcBorders>
            <w:shd w:val="clear" w:color="auto" w:fill="7B9E03"/>
          </w:tcPr>
          <w:p w:rsidR="00E23015" w:rsidRPr="00FE01CC" w:rsidRDefault="00E23015" w:rsidP="006518AE">
            <w:pPr>
              <w:spacing w:line="240" w:lineRule="auto"/>
              <w:rPr>
                <w:rFonts w:ascii="Calibri" w:hAnsi="Calibri" w:cs="Times New Roman"/>
                <w:b/>
                <w:color w:val="FFFFFF"/>
              </w:rPr>
            </w:pPr>
            <w:r>
              <w:rPr>
                <w:rFonts w:ascii="Calibri" w:hAnsi="Calibri" w:cs="Times New Roman"/>
                <w:b/>
                <w:color w:val="FFFFFF"/>
              </w:rPr>
              <w:t>Veld</w:t>
            </w:r>
          </w:p>
        </w:tc>
        <w:tc>
          <w:tcPr>
            <w:tcW w:w="8363" w:type="dxa"/>
            <w:tcBorders>
              <w:bottom w:val="single" w:sz="4" w:space="0" w:color="5C5C5C"/>
            </w:tcBorders>
            <w:shd w:val="clear" w:color="auto" w:fill="7B9E03"/>
          </w:tcPr>
          <w:p w:rsidR="00E23015" w:rsidRPr="00FE01CC" w:rsidRDefault="00E23015" w:rsidP="006518AE">
            <w:pPr>
              <w:spacing w:line="240" w:lineRule="auto"/>
              <w:rPr>
                <w:rFonts w:ascii="Calibri" w:hAnsi="Calibri" w:cs="Times New Roman"/>
                <w:b/>
                <w:color w:val="FFFFFF"/>
              </w:rPr>
            </w:pPr>
            <w:r w:rsidRPr="00FE01CC">
              <w:rPr>
                <w:rFonts w:ascii="Calibri" w:hAnsi="Calibri" w:cs="Times New Roman"/>
                <w:b/>
                <w:color w:val="FFFFFF"/>
              </w:rPr>
              <w:t>Opmerkingen</w:t>
            </w:r>
          </w:p>
        </w:tc>
      </w:tr>
      <w:tr w:rsidR="00E23015" w:rsidRPr="00FE01CC" w:rsidTr="006518AE">
        <w:tc>
          <w:tcPr>
            <w:tcW w:w="2093" w:type="dxa"/>
            <w:tcBorders>
              <w:bottom w:val="single" w:sz="4" w:space="0" w:color="8A8A8A"/>
            </w:tcBorders>
          </w:tcPr>
          <w:p w:rsidR="00E23015" w:rsidRPr="00FE01CC" w:rsidRDefault="00E23015" w:rsidP="006518AE">
            <w:pPr>
              <w:spacing w:line="240" w:lineRule="auto"/>
              <w:rPr>
                <w:rFonts w:ascii="Calibri" w:hAnsi="Calibri" w:cs="Times New Roman"/>
              </w:rPr>
            </w:pPr>
            <w:r>
              <w:t>Revision</w:t>
            </w:r>
          </w:p>
        </w:tc>
        <w:tc>
          <w:tcPr>
            <w:tcW w:w="8363" w:type="dxa"/>
            <w:tcBorders>
              <w:bottom w:val="single" w:sz="4" w:space="0" w:color="8A8A8A"/>
            </w:tcBorders>
          </w:tcPr>
          <w:p w:rsidR="00E23015" w:rsidRPr="00FE01CC" w:rsidRDefault="00E23015" w:rsidP="006518AE">
            <w:pPr>
              <w:spacing w:line="240" w:lineRule="auto"/>
              <w:rPr>
                <w:rFonts w:ascii="Calibri" w:hAnsi="Calibri" w:cs="Times New Roman"/>
              </w:rPr>
            </w:pPr>
          </w:p>
        </w:tc>
      </w:tr>
      <w:tr w:rsidR="00E23015" w:rsidRPr="00FE01CC" w:rsidTr="006518AE">
        <w:tc>
          <w:tcPr>
            <w:tcW w:w="2093" w:type="dxa"/>
            <w:tcBorders>
              <w:top w:val="single" w:sz="4" w:space="0" w:color="8A8A8A"/>
              <w:bottom w:val="single" w:sz="4" w:space="0" w:color="8A8A8A"/>
            </w:tcBorders>
          </w:tcPr>
          <w:p w:rsidR="00E23015" w:rsidRPr="00FE01CC" w:rsidRDefault="00E23015" w:rsidP="006518AE">
            <w:pPr>
              <w:spacing w:line="240" w:lineRule="auto"/>
              <w:rPr>
                <w:rFonts w:ascii="Calibri" w:hAnsi="Calibri" w:cs="Times New Roman"/>
              </w:rPr>
            </w:pPr>
            <w:r>
              <w:rPr>
                <w:rFonts w:ascii="Calibri" w:hAnsi="Calibri" w:cs="Times New Roman"/>
              </w:rPr>
              <w:t>Update Date</w:t>
            </w:r>
          </w:p>
        </w:tc>
        <w:tc>
          <w:tcPr>
            <w:tcW w:w="8363" w:type="dxa"/>
            <w:tcBorders>
              <w:top w:val="single" w:sz="4" w:space="0" w:color="8A8A8A"/>
              <w:bottom w:val="single" w:sz="4" w:space="0" w:color="8A8A8A"/>
            </w:tcBorders>
          </w:tcPr>
          <w:p w:rsidR="00E23015" w:rsidRPr="00FE01CC" w:rsidRDefault="00E23015" w:rsidP="006518AE">
            <w:pPr>
              <w:spacing w:line="240" w:lineRule="auto"/>
              <w:rPr>
                <w:rFonts w:ascii="Calibri" w:hAnsi="Calibri" w:cs="Times New Roman"/>
              </w:rPr>
            </w:pPr>
          </w:p>
        </w:tc>
      </w:tr>
      <w:tr w:rsidR="00E23015" w:rsidRPr="00FE01CC" w:rsidTr="006518AE">
        <w:tc>
          <w:tcPr>
            <w:tcW w:w="2093" w:type="dxa"/>
            <w:tcBorders>
              <w:top w:val="single" w:sz="4" w:space="0" w:color="8A8A8A"/>
              <w:bottom w:val="single" w:sz="4" w:space="0" w:color="8A8A8A"/>
            </w:tcBorders>
          </w:tcPr>
          <w:p w:rsidR="00E23015" w:rsidRDefault="00E23015" w:rsidP="006518AE">
            <w:pPr>
              <w:spacing w:line="240" w:lineRule="auto"/>
              <w:rPr>
                <w:rFonts w:ascii="Calibri" w:hAnsi="Calibri" w:cs="Times New Roman"/>
              </w:rPr>
            </w:pPr>
            <w:r>
              <w:rPr>
                <w:rFonts w:ascii="Calibri" w:hAnsi="Calibri" w:cs="Times New Roman"/>
              </w:rPr>
              <w:t>Update User</w:t>
            </w:r>
          </w:p>
        </w:tc>
        <w:tc>
          <w:tcPr>
            <w:tcW w:w="8363" w:type="dxa"/>
            <w:tcBorders>
              <w:top w:val="single" w:sz="4" w:space="0" w:color="8A8A8A"/>
              <w:bottom w:val="single" w:sz="4" w:space="0" w:color="8A8A8A"/>
            </w:tcBorders>
          </w:tcPr>
          <w:p w:rsidR="00E23015" w:rsidRPr="00FE01CC" w:rsidRDefault="00E23015" w:rsidP="006518AE">
            <w:pPr>
              <w:spacing w:line="240" w:lineRule="auto"/>
              <w:rPr>
                <w:rFonts w:ascii="Calibri" w:hAnsi="Calibri" w:cs="Times New Roman"/>
              </w:rPr>
            </w:pPr>
          </w:p>
        </w:tc>
      </w:tr>
      <w:tr w:rsidR="00E23015" w:rsidRPr="00FE01CC" w:rsidTr="006518AE">
        <w:tc>
          <w:tcPr>
            <w:tcW w:w="2093" w:type="dxa"/>
            <w:tcBorders>
              <w:top w:val="single" w:sz="4" w:space="0" w:color="8A8A8A"/>
              <w:bottom w:val="single" w:sz="4" w:space="0" w:color="8A8A8A"/>
            </w:tcBorders>
          </w:tcPr>
          <w:p w:rsidR="00E23015" w:rsidRDefault="00E23015" w:rsidP="006518AE">
            <w:pPr>
              <w:spacing w:line="240" w:lineRule="auto"/>
              <w:rPr>
                <w:rFonts w:ascii="Calibri" w:hAnsi="Calibri" w:cs="Times New Roman"/>
              </w:rPr>
            </w:pPr>
            <w:r>
              <w:rPr>
                <w:rFonts w:ascii="Calibri" w:hAnsi="Calibri" w:cs="Times New Roman"/>
              </w:rPr>
              <w:t>Location</w:t>
            </w:r>
          </w:p>
        </w:tc>
        <w:tc>
          <w:tcPr>
            <w:tcW w:w="8363" w:type="dxa"/>
            <w:tcBorders>
              <w:top w:val="single" w:sz="4" w:space="0" w:color="8A8A8A"/>
              <w:bottom w:val="single" w:sz="4" w:space="0" w:color="8A8A8A"/>
            </w:tcBorders>
          </w:tcPr>
          <w:p w:rsidR="00E23015" w:rsidRPr="00FE01CC" w:rsidRDefault="00E23015" w:rsidP="006518AE">
            <w:pPr>
              <w:spacing w:line="240" w:lineRule="auto"/>
              <w:rPr>
                <w:rFonts w:ascii="Calibri" w:hAnsi="Calibri" w:cs="Times New Roman"/>
              </w:rPr>
            </w:pPr>
          </w:p>
        </w:tc>
      </w:tr>
    </w:tbl>
    <w:p w:rsidR="00512352" w:rsidRDefault="00512352" w:rsidP="00D14A3B"/>
    <w:p w:rsidR="00E23015" w:rsidRDefault="00E23015" w:rsidP="00D14A3B">
      <w:r>
        <w:t>Dit scherm heeft geen linker kolom, het bevat dus enkel de lijst, met bovenaan deze extra functionaliteit:</w:t>
      </w:r>
    </w:p>
    <w:p w:rsidR="00E23015" w:rsidRDefault="00E23015" w:rsidP="00E23015">
      <w:pPr>
        <w:pStyle w:val="Lijstalinea"/>
      </w:pPr>
      <w:r>
        <w:t>Afdrukken lijst (Print icon, zie resultatenpagina)</w:t>
      </w:r>
    </w:p>
    <w:p w:rsidR="00E23015" w:rsidRPr="00D14A3B" w:rsidRDefault="00E23015" w:rsidP="00E23015">
      <w:pPr>
        <w:pStyle w:val="Lijstalinea"/>
      </w:pPr>
      <w:r>
        <w:t>Export lijst (export icon, zie resultatenpagina)</w:t>
      </w:r>
    </w:p>
    <w:p w:rsidR="00CB2CD9" w:rsidRDefault="00CB2CD9" w:rsidP="00CB2CD9">
      <w:pPr>
        <w:pStyle w:val="Kop3"/>
      </w:pPr>
      <w:bookmarkStart w:id="95" w:name="_Toc225168109"/>
      <w:r>
        <w:t xml:space="preserve">Weergave </w:t>
      </w:r>
      <w:r w:rsidR="007C7C8B">
        <w:t xml:space="preserve">historische </w:t>
      </w:r>
      <w:r>
        <w:t>revisie (read-only)</w:t>
      </w:r>
      <w:bookmarkEnd w:id="95"/>
    </w:p>
    <w:p w:rsidR="00CB2CD9" w:rsidRDefault="007C7C8B" w:rsidP="00CB2CD9">
      <w:r>
        <w:t>Een historische revisie is altijd read-only. Historische gegevens worden altijd bevroren en kunnen nooit gewijzigd worden.</w:t>
      </w:r>
    </w:p>
    <w:p w:rsidR="007C7C8B" w:rsidRDefault="007C7C8B" w:rsidP="00CB2CD9"/>
    <w:p w:rsidR="007C7C8B" w:rsidRDefault="007C7C8B" w:rsidP="00CB2CD9">
      <w:r w:rsidRPr="007C7C8B">
        <w:rPr>
          <w:noProof/>
          <w:lang w:eastAsia="nl-BE"/>
        </w:rPr>
        <w:lastRenderedPageBreak/>
        <w:drawing>
          <wp:inline distT="0" distB="0" distL="0" distR="0">
            <wp:extent cx="6552565" cy="5240567"/>
            <wp:effectExtent l="19050" t="0" r="63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552565" cy="5240567"/>
                    </a:xfrm>
                    <a:prstGeom prst="rect">
                      <a:avLst/>
                    </a:prstGeom>
                    <a:noFill/>
                    <a:ln w="9525">
                      <a:noFill/>
                      <a:miter lim="800000"/>
                      <a:headEnd/>
                      <a:tailEnd/>
                    </a:ln>
                  </pic:spPr>
                </pic:pic>
              </a:graphicData>
            </a:graphic>
          </wp:inline>
        </w:drawing>
      </w:r>
    </w:p>
    <w:p w:rsidR="007C7C8B" w:rsidRDefault="007C7C8B" w:rsidP="007C7C8B">
      <w:pPr>
        <w:pStyle w:val="Kop4"/>
      </w:pPr>
      <w:bookmarkStart w:id="96" w:name="_Toc225168110"/>
      <w:r>
        <w:t>Onderdeel 1</w:t>
      </w:r>
      <w:bookmarkEnd w:id="96"/>
    </w:p>
    <w:p w:rsidR="007C7C8B" w:rsidRPr="007C7C8B" w:rsidRDefault="007C7C8B" w:rsidP="007C7C8B">
      <w:r>
        <w:t xml:space="preserve">De weergave van een historische versie verschilt weinig met de weergave van een huidige versie. De optie </w:t>
      </w:r>
      <w:r>
        <w:rPr>
          <w:i/>
        </w:rPr>
        <w:t>editeer</w:t>
      </w:r>
      <w:r>
        <w:t xml:space="preserve"> is verdwenen en i.p.v. </w:t>
      </w:r>
      <w:r>
        <w:rPr>
          <w:i/>
        </w:rPr>
        <w:t>Historische Versies</w:t>
      </w:r>
      <w:r>
        <w:t xml:space="preserve"> is er nu een link naar </w:t>
      </w:r>
      <w:r>
        <w:rPr>
          <w:i/>
        </w:rPr>
        <w:t>Current Version</w:t>
      </w:r>
      <w:r>
        <w:t>.</w:t>
      </w:r>
    </w:p>
    <w:p w:rsidR="00CB2CD9" w:rsidRDefault="00B02494" w:rsidP="00CB2CD9">
      <w:pPr>
        <w:pStyle w:val="Kop3"/>
      </w:pPr>
      <w:bookmarkStart w:id="97" w:name="_Toc225168111"/>
      <w:r>
        <w:t>Aanpassen asset (editeren)</w:t>
      </w:r>
      <w:bookmarkEnd w:id="97"/>
    </w:p>
    <w:p w:rsidR="00B02494" w:rsidRDefault="00B02494" w:rsidP="00B02494"/>
    <w:p w:rsidR="00FC660A" w:rsidRDefault="000215B9" w:rsidP="00B02494">
      <w:r w:rsidRPr="000215B9">
        <w:rPr>
          <w:noProof/>
          <w:lang w:eastAsia="nl-BE"/>
        </w:rPr>
        <w:lastRenderedPageBreak/>
        <w:drawing>
          <wp:inline distT="0" distB="0" distL="0" distR="0">
            <wp:extent cx="6552565" cy="5240567"/>
            <wp:effectExtent l="19050" t="0" r="63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6552565" cy="5240567"/>
                    </a:xfrm>
                    <a:prstGeom prst="rect">
                      <a:avLst/>
                    </a:prstGeom>
                    <a:noFill/>
                    <a:ln w="9525">
                      <a:noFill/>
                      <a:miter lim="800000"/>
                      <a:headEnd/>
                      <a:tailEnd/>
                    </a:ln>
                  </pic:spPr>
                </pic:pic>
              </a:graphicData>
            </a:graphic>
          </wp:inline>
        </w:drawing>
      </w:r>
    </w:p>
    <w:p w:rsidR="00FC660A" w:rsidRDefault="00FC660A" w:rsidP="00FC660A">
      <w:pPr>
        <w:pStyle w:val="Kop4"/>
      </w:pPr>
      <w:bookmarkStart w:id="98" w:name="_Toc225168112"/>
      <w:r>
        <w:t>Onderdeel 1</w:t>
      </w:r>
      <w:bookmarkEnd w:id="98"/>
    </w:p>
    <w:p w:rsidR="00FC660A" w:rsidRDefault="000215B9" w:rsidP="00FC660A">
      <w:r>
        <w:t>Dit is hetzelfde als bij de read-only weergave.</w:t>
      </w:r>
    </w:p>
    <w:p w:rsidR="00FC660A" w:rsidRDefault="00FC660A" w:rsidP="00FC660A">
      <w:pPr>
        <w:pStyle w:val="Kop4"/>
      </w:pPr>
      <w:bookmarkStart w:id="99" w:name="_Toc225168113"/>
      <w:r>
        <w:t>Onderdeel 2</w:t>
      </w:r>
      <w:bookmarkEnd w:id="99"/>
    </w:p>
    <w:p w:rsidR="00FC660A" w:rsidRDefault="000215B9" w:rsidP="00FC660A">
      <w:r>
        <w:t>Gelijk aan de read-only weergave.</w:t>
      </w:r>
    </w:p>
    <w:p w:rsidR="00FC660A" w:rsidRDefault="00FC660A" w:rsidP="00FC660A">
      <w:pPr>
        <w:pStyle w:val="Kop4"/>
      </w:pPr>
      <w:bookmarkStart w:id="100" w:name="_Toc225168114"/>
      <w:r>
        <w:t>Onderdeel 3</w:t>
      </w:r>
      <w:bookmarkEnd w:id="100"/>
    </w:p>
    <w:p w:rsidR="00FC660A" w:rsidRDefault="00A20E2C" w:rsidP="00FC660A">
      <w:r>
        <w:t>De Save knop. Hiermee worden de wijzig</w:t>
      </w:r>
      <w:r w:rsidR="004F1B36">
        <w:t>ing</w:t>
      </w:r>
      <w:r>
        <w:t>en opgeslagen. Echter, als er geen wijzigingen zijn gebeurd, moeten er geen wijzigingen opgeslagen worden in de database! Het opslaan van wijzigingen betekent dat er een nieuwe revisie aangemaakt wordt</w:t>
      </w:r>
      <w:r w:rsidR="004F1B36">
        <w:t>.</w:t>
      </w:r>
      <w:r>
        <w:t xml:space="preserve"> </w:t>
      </w:r>
    </w:p>
    <w:p w:rsidR="004F1B36" w:rsidRDefault="004F1B36" w:rsidP="00FC660A"/>
    <w:p w:rsidR="004F1B36" w:rsidRDefault="004F1B36" w:rsidP="00FC660A">
      <w:r>
        <w:t>In de volgende gevallen dient er geen nieuwe revisie aangemaakt te worden:</w:t>
      </w:r>
    </w:p>
    <w:p w:rsidR="004F1B36" w:rsidRDefault="004F1B36" w:rsidP="004F1B36">
      <w:pPr>
        <w:pStyle w:val="Lijstalinea"/>
      </w:pPr>
      <w:r>
        <w:t>Categorieën zijn verwijderd/toegevoegd</w:t>
      </w:r>
    </w:p>
    <w:p w:rsidR="004F1B36" w:rsidRDefault="004F1B36" w:rsidP="004F1B36">
      <w:pPr>
        <w:pStyle w:val="Lijstalinea"/>
      </w:pPr>
      <w:r>
        <w:t>Taxonomieën zijn verwijderd/toegevoegd</w:t>
      </w:r>
    </w:p>
    <w:p w:rsidR="00FC660A" w:rsidRDefault="00FC660A" w:rsidP="00FC660A">
      <w:pPr>
        <w:pStyle w:val="Kop4"/>
      </w:pPr>
      <w:bookmarkStart w:id="101" w:name="_Toc225168115"/>
      <w:r>
        <w:t>Onderdeel 4</w:t>
      </w:r>
      <w:bookmarkEnd w:id="101"/>
    </w:p>
    <w:p w:rsidR="00FC660A" w:rsidRPr="004F1B36" w:rsidRDefault="004F1B36" w:rsidP="00FC660A">
      <w:r>
        <w:t xml:space="preserve">Via de </w:t>
      </w:r>
      <w:r w:rsidRPr="004F1B36">
        <w:rPr>
          <w:i/>
        </w:rPr>
        <w:t>Undo</w:t>
      </w:r>
      <w:r>
        <w:rPr>
          <w:i/>
          <w:u w:val="single"/>
        </w:rPr>
        <w:t xml:space="preserve"> </w:t>
      </w:r>
      <w:r>
        <w:t xml:space="preserve">knop kunnen eventuele aanpassingen ongedaan gemaakt worden, en wordt er opnieuw genavigeerd naar de </w:t>
      </w:r>
      <w:r>
        <w:rPr>
          <w:i/>
        </w:rPr>
        <w:t>read-only</w:t>
      </w:r>
      <w:r>
        <w:t xml:space="preserve"> weergave van het asset.</w:t>
      </w:r>
    </w:p>
    <w:p w:rsidR="00FC660A" w:rsidRDefault="00FC660A" w:rsidP="00FC660A">
      <w:pPr>
        <w:pStyle w:val="Kop4"/>
      </w:pPr>
      <w:bookmarkStart w:id="102" w:name="_Toc225168116"/>
      <w:r>
        <w:t>Onderdeel 5</w:t>
      </w:r>
      <w:bookmarkEnd w:id="102"/>
    </w:p>
    <w:p w:rsidR="00FC660A" w:rsidRPr="004F1B36" w:rsidRDefault="004F1B36" w:rsidP="00FC660A">
      <w:r>
        <w:t xml:space="preserve">De titel van het asset, voorafgegaan door </w:t>
      </w:r>
      <w:r>
        <w:rPr>
          <w:i/>
        </w:rPr>
        <w:t>update</w:t>
      </w:r>
      <w:r>
        <w:t>.</w:t>
      </w:r>
    </w:p>
    <w:p w:rsidR="00FC660A" w:rsidRDefault="00FC660A" w:rsidP="00FC660A">
      <w:pPr>
        <w:pStyle w:val="Kop4"/>
      </w:pPr>
      <w:bookmarkStart w:id="103" w:name="_Toc225168117"/>
      <w:r>
        <w:t>Onderdeel 6</w:t>
      </w:r>
      <w:bookmarkEnd w:id="103"/>
    </w:p>
    <w:p w:rsidR="00FC660A" w:rsidRPr="004F1B36" w:rsidRDefault="004F1B36" w:rsidP="00FC660A">
      <w:r w:rsidRPr="004F1B36">
        <w:t xml:space="preserve">Alle panels worden in </w:t>
      </w:r>
      <w:r w:rsidRPr="004F1B36">
        <w:rPr>
          <w:i/>
        </w:rPr>
        <w:t>edit-modus</w:t>
      </w:r>
      <w:r w:rsidRPr="004F1B36">
        <w:t xml:space="preserve"> onder elkaar weergegeven</w:t>
      </w:r>
      <w:r>
        <w:t>. Er wordt hier dus geen rekening gehouden met de schermmodus ingegeven tijdens de configuratie.</w:t>
      </w:r>
    </w:p>
    <w:p w:rsidR="00FC660A" w:rsidRDefault="00FC660A" w:rsidP="00FC660A">
      <w:pPr>
        <w:pStyle w:val="Kop4"/>
      </w:pPr>
      <w:bookmarkStart w:id="104" w:name="_Toc225168118"/>
      <w:r>
        <w:lastRenderedPageBreak/>
        <w:t>Onderdeel 7</w:t>
      </w:r>
      <w:bookmarkEnd w:id="104"/>
    </w:p>
    <w:p w:rsidR="004F1B36" w:rsidRPr="004F1B36" w:rsidRDefault="004F1B36" w:rsidP="004F1B36">
      <w:r>
        <w:t>Voor alle normale datatypes wordt er een tekstveld weergegeven, al dan niet met een (geconfigureerd) input mask. Voor elk veld dient er client en/of server validatie te gebeuren voor de ingevoerd waarden. Meer hierover in het functioneel ontwerp en het technisch ontwerp.</w:t>
      </w:r>
    </w:p>
    <w:p w:rsidR="00FC660A" w:rsidRDefault="00FC660A" w:rsidP="00FC660A">
      <w:pPr>
        <w:pStyle w:val="Kop4"/>
      </w:pPr>
      <w:bookmarkStart w:id="105" w:name="_Toc225168119"/>
      <w:r>
        <w:t>Onderdeel 8</w:t>
      </w:r>
      <w:bookmarkEnd w:id="105"/>
    </w:p>
    <w:p w:rsidR="00FC660A" w:rsidRDefault="004F1B36" w:rsidP="00FC660A">
      <w:r>
        <w:t>Voor het datatype tekst met veel karakters, dient een mulitline tekstvak weergegeven te worden.</w:t>
      </w:r>
    </w:p>
    <w:p w:rsidR="00FC660A" w:rsidRDefault="00FC660A" w:rsidP="00FC660A">
      <w:pPr>
        <w:pStyle w:val="Kop4"/>
      </w:pPr>
      <w:bookmarkStart w:id="106" w:name="_Toc225168120"/>
      <w:r>
        <w:t>Onderdeel 9</w:t>
      </w:r>
      <w:bookmarkEnd w:id="106"/>
    </w:p>
    <w:p w:rsidR="00FC660A" w:rsidRDefault="00A047C5" w:rsidP="00FC660A">
      <w:r>
        <w:t>Attributen met als datatype een dynamische lijst, worden in editmodus als selectievak weergegeven. Het selectievak is gevuld met alle mogelijke waarden.</w:t>
      </w:r>
    </w:p>
    <w:p w:rsidR="00FC660A" w:rsidRDefault="00FC660A" w:rsidP="00FC660A">
      <w:pPr>
        <w:pStyle w:val="Kop4"/>
      </w:pPr>
      <w:bookmarkStart w:id="107" w:name="_Toc225168121"/>
      <w:r>
        <w:t>Onderdeel 10</w:t>
      </w:r>
      <w:bookmarkEnd w:id="107"/>
    </w:p>
    <w:p w:rsidR="00FC660A" w:rsidRDefault="00A047C5" w:rsidP="00FC660A">
      <w:r>
        <w:t>Indien waarden aan een dynamische lijst toegevoegd dienen te worden, kan dit met deze knop. Via AJAX functionaliteit wordt het onderhoudsscherm voor de dynamische lijst weergegeven (zie verder). Deze functionaliteit (knop) is enkel beschikbaar voor diegene met voldoende rechten.</w:t>
      </w:r>
    </w:p>
    <w:p w:rsidR="00FC660A" w:rsidRDefault="00FC660A" w:rsidP="00FC660A">
      <w:pPr>
        <w:pStyle w:val="Kop4"/>
      </w:pPr>
      <w:bookmarkStart w:id="108" w:name="_Toc225168122"/>
      <w:r>
        <w:t>Onderdeel 11</w:t>
      </w:r>
      <w:bookmarkEnd w:id="108"/>
    </w:p>
    <w:p w:rsidR="00FC660A" w:rsidRDefault="00512352" w:rsidP="00FC660A">
      <w:r>
        <w:t>Indien een attribuut als datatype een ander asset heeft, wordt in het read-only tekstvak enkel de naam weergegeven.</w:t>
      </w:r>
    </w:p>
    <w:p w:rsidR="00FC660A" w:rsidRDefault="00FC660A" w:rsidP="00FC660A">
      <w:pPr>
        <w:pStyle w:val="Kop4"/>
      </w:pPr>
      <w:bookmarkStart w:id="109" w:name="_Toc225168123"/>
      <w:r>
        <w:t>Onderdeel 12</w:t>
      </w:r>
      <w:bookmarkEnd w:id="109"/>
    </w:p>
    <w:p w:rsidR="00FC660A" w:rsidRDefault="00512352" w:rsidP="00FC660A">
      <w:r>
        <w:t>Voor attributen met als datatype een ander asset, kunnen via de drie icoontjes respectievelijk:</w:t>
      </w:r>
    </w:p>
    <w:p w:rsidR="00512352" w:rsidRDefault="00512352" w:rsidP="00512352">
      <w:pPr>
        <w:pStyle w:val="Lijstalinea"/>
      </w:pPr>
      <w:r>
        <w:t>Assets van het betreffende type opgezocht worden</w:t>
      </w:r>
    </w:p>
    <w:p w:rsidR="00512352" w:rsidRDefault="00512352" w:rsidP="00512352">
      <w:pPr>
        <w:pStyle w:val="Lijstalinea"/>
      </w:pPr>
      <w:r>
        <w:t>Assets van een bepaald type toegevoegd worden</w:t>
      </w:r>
    </w:p>
    <w:p w:rsidR="00512352" w:rsidRDefault="00512352" w:rsidP="00512352">
      <w:pPr>
        <w:pStyle w:val="Lijstalinea"/>
      </w:pPr>
      <w:r>
        <w:t>Het attribuut worden leeggemaakt.</w:t>
      </w:r>
    </w:p>
    <w:p w:rsidR="00512352" w:rsidRDefault="00512352" w:rsidP="00512352">
      <w:pPr>
        <w:pStyle w:val="Kop5"/>
      </w:pPr>
      <w:r>
        <w:t xml:space="preserve">Assets </w:t>
      </w:r>
      <w:r w:rsidR="00514B65">
        <w:t xml:space="preserve">van </w:t>
      </w:r>
      <w:r>
        <w:t>betreffende type opzoeken</w:t>
      </w:r>
    </w:p>
    <w:p w:rsidR="00512352" w:rsidRDefault="00514B65" w:rsidP="00512352">
      <w:r>
        <w:t xml:space="preserve">[...] </w:t>
      </w:r>
    </w:p>
    <w:p w:rsidR="00512352" w:rsidRDefault="00512352" w:rsidP="00512352">
      <w:pPr>
        <w:pStyle w:val="Kop5"/>
      </w:pPr>
      <w:r>
        <w:t>Assets toevoegen</w:t>
      </w:r>
    </w:p>
    <w:p w:rsidR="00512352" w:rsidRDefault="00512352" w:rsidP="00512352">
      <w:r>
        <w:t>[...]</w:t>
      </w:r>
    </w:p>
    <w:p w:rsidR="00512352" w:rsidRDefault="00512352" w:rsidP="00512352">
      <w:pPr>
        <w:pStyle w:val="Kop5"/>
      </w:pPr>
      <w:r>
        <w:t>Attributen verwijderen (delete)</w:t>
      </w:r>
    </w:p>
    <w:p w:rsidR="00512352" w:rsidRPr="00512352" w:rsidRDefault="00512352" w:rsidP="00512352">
      <w:r>
        <w:t xml:space="preserve">[...] </w:t>
      </w:r>
    </w:p>
    <w:p w:rsidR="00FC660A" w:rsidRDefault="00FC660A" w:rsidP="00FC660A">
      <w:pPr>
        <w:pStyle w:val="Kop4"/>
      </w:pPr>
      <w:bookmarkStart w:id="110" w:name="_Toc225168124"/>
      <w:r>
        <w:t>Onderdeel 13</w:t>
      </w:r>
      <w:bookmarkEnd w:id="110"/>
    </w:p>
    <w:p w:rsidR="00FC660A" w:rsidRDefault="00324871" w:rsidP="00FC660A">
      <w:r>
        <w:t xml:space="preserve">Een voorbeeld van een veld dat extra geconfigureerde validatie zal bevatten. </w:t>
      </w:r>
    </w:p>
    <w:p w:rsidR="000215B9" w:rsidRDefault="000215B9" w:rsidP="000215B9">
      <w:pPr>
        <w:pStyle w:val="Kop4"/>
      </w:pPr>
      <w:bookmarkStart w:id="111" w:name="_Toc225168125"/>
      <w:r>
        <w:t>Onderdeel 14</w:t>
      </w:r>
      <w:bookmarkEnd w:id="111"/>
    </w:p>
    <w:p w:rsidR="000215B9" w:rsidRDefault="00324871" w:rsidP="000215B9">
      <w:r>
        <w:t xml:space="preserve">Voor zowel categorie als taxonomie kunnen nieuwe items via het icoon </w:t>
      </w:r>
      <w:r w:rsidR="00514B65" w:rsidRPr="00514B65">
        <w:rPr>
          <w:noProof/>
          <w:lang w:eastAsia="nl-BE"/>
        </w:rPr>
        <w:drawing>
          <wp:inline distT="0" distB="0" distL="0" distR="0">
            <wp:extent cx="155575" cy="146685"/>
            <wp:effectExtent l="1905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155575" cy="146685"/>
                    </a:xfrm>
                    <a:prstGeom prst="rect">
                      <a:avLst/>
                    </a:prstGeom>
                    <a:noFill/>
                    <a:ln w="9525">
                      <a:noFill/>
                      <a:miter lim="800000"/>
                      <a:headEnd/>
                      <a:tailEnd/>
                    </a:ln>
                  </pic:spPr>
                </pic:pic>
              </a:graphicData>
            </a:graphic>
          </wp:inline>
        </w:drawing>
      </w:r>
      <w:r w:rsidR="00514B65">
        <w:t xml:space="preserve"> </w:t>
      </w:r>
      <w:r>
        <w:t>gekoppeld worden aan het asset.</w:t>
      </w:r>
    </w:p>
    <w:p w:rsidR="000215B9" w:rsidRDefault="000215B9" w:rsidP="000215B9">
      <w:pPr>
        <w:pStyle w:val="Kop4"/>
      </w:pPr>
      <w:bookmarkStart w:id="112" w:name="_Toc225168126"/>
      <w:r>
        <w:t>Onderdeel 15</w:t>
      </w:r>
      <w:bookmarkEnd w:id="112"/>
    </w:p>
    <w:p w:rsidR="000215B9" w:rsidRPr="000215B9" w:rsidRDefault="00324871" w:rsidP="000215B9">
      <w:r>
        <w:t>Bestaande categorieën of taxonomieën kunnen eenvoudig verwijderd w</w:t>
      </w:r>
      <w:r w:rsidR="00514B65">
        <w:t>orden door het rode kruis icoon</w:t>
      </w:r>
      <w:r w:rsidR="00514B65" w:rsidRPr="00514B65">
        <w:rPr>
          <w:noProof/>
          <w:lang w:eastAsia="nl-BE"/>
        </w:rPr>
        <w:drawing>
          <wp:inline distT="0" distB="0" distL="0" distR="0">
            <wp:extent cx="155575" cy="146685"/>
            <wp:effectExtent l="1905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155575" cy="146685"/>
                    </a:xfrm>
                    <a:prstGeom prst="rect">
                      <a:avLst/>
                    </a:prstGeom>
                    <a:noFill/>
                    <a:ln w="9525">
                      <a:noFill/>
                      <a:miter lim="800000"/>
                      <a:headEnd/>
                      <a:tailEnd/>
                    </a:ln>
                  </pic:spPr>
                </pic:pic>
              </a:graphicData>
            </a:graphic>
          </wp:inline>
        </w:drawing>
      </w:r>
    </w:p>
    <w:p w:rsidR="00B02494" w:rsidRDefault="00B02494" w:rsidP="00B02494">
      <w:pPr>
        <w:pStyle w:val="Kop3"/>
      </w:pPr>
      <w:bookmarkStart w:id="113" w:name="_Toc225168127"/>
      <w:r>
        <w:t>Creëer nieuw asset</w:t>
      </w:r>
      <w:bookmarkEnd w:id="113"/>
    </w:p>
    <w:p w:rsidR="00B75519" w:rsidRDefault="00B75519" w:rsidP="00B02494">
      <w:r>
        <w:t xml:space="preserve">Een nieuw asset creëren kan door op de </w:t>
      </w:r>
      <w:r>
        <w:rPr>
          <w:i/>
        </w:rPr>
        <w:t>shortcut</w:t>
      </w:r>
      <w:r>
        <w:t xml:space="preserve"> </w:t>
      </w:r>
      <w:r w:rsidR="006518AE" w:rsidRPr="006518AE">
        <w:rPr>
          <w:noProof/>
          <w:lang w:eastAsia="nl-BE"/>
        </w:rPr>
        <w:drawing>
          <wp:inline distT="0" distB="0" distL="0" distR="0">
            <wp:extent cx="155575" cy="155575"/>
            <wp:effectExtent l="19050" t="0" r="0"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155575" cy="155575"/>
                    </a:xfrm>
                    <a:prstGeom prst="rect">
                      <a:avLst/>
                    </a:prstGeom>
                    <a:noFill/>
                    <a:ln w="9525">
                      <a:noFill/>
                      <a:miter lim="800000"/>
                      <a:headEnd/>
                      <a:tailEnd/>
                    </a:ln>
                  </pic:spPr>
                </pic:pic>
              </a:graphicData>
            </a:graphic>
          </wp:inline>
        </w:drawing>
      </w:r>
      <w:r>
        <w:t xml:space="preserve"> te klikken. </w:t>
      </w:r>
      <w:r w:rsidR="004C0358">
        <w:t xml:space="preserve">Deze shortcut is niet voor iedereen toegankelijk, maar is enkel voor diegene die rechten hebben om asset toe te voegen. Na het klikken </w:t>
      </w:r>
      <w:r>
        <w:t xml:space="preserve">verschijnt een scherm </w:t>
      </w:r>
      <w:r w:rsidR="004C0358">
        <w:t>met alle mogelijke asset types. Bovenaan staan de 10 meest recente van de betreffende gebruiker. Gebruikers zijn vaak maar voor bepaalde asset types verantwoordelijk, of voegen batches van assets toe. Op die manier moeten ze niet telkens opnieuw het juiste type zoeken, maar staat het bovenaan.</w:t>
      </w:r>
    </w:p>
    <w:p w:rsidR="00B75519" w:rsidRDefault="00B75519" w:rsidP="00B02494"/>
    <w:p w:rsidR="00B02494" w:rsidRDefault="00B75519" w:rsidP="00B02494">
      <w:r>
        <w:t xml:space="preserve">Na een type gekozen te hebben, verschijnt hetzelfde scherm als bij </w:t>
      </w:r>
      <w:r>
        <w:rPr>
          <w:i/>
        </w:rPr>
        <w:t>editeer een asset</w:t>
      </w:r>
      <w:r>
        <w:t>, met dit verschil dat er nergens waarden ingevuld zijn.</w:t>
      </w:r>
    </w:p>
    <w:p w:rsidR="004C0358" w:rsidRDefault="004C0358" w:rsidP="00B02494"/>
    <w:p w:rsidR="004C0358" w:rsidRPr="00B75519" w:rsidRDefault="004C0358" w:rsidP="00B02494">
      <w:r w:rsidRPr="004C0358">
        <w:rPr>
          <w:noProof/>
          <w:lang w:eastAsia="nl-BE"/>
        </w:rPr>
        <w:lastRenderedPageBreak/>
        <w:drawing>
          <wp:inline distT="0" distB="0" distL="0" distR="0">
            <wp:extent cx="6552565" cy="5240567"/>
            <wp:effectExtent l="19050" t="0" r="635" b="0"/>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6552565" cy="5240567"/>
                    </a:xfrm>
                    <a:prstGeom prst="rect">
                      <a:avLst/>
                    </a:prstGeom>
                    <a:noFill/>
                    <a:ln w="9525">
                      <a:noFill/>
                      <a:miter lim="800000"/>
                      <a:headEnd/>
                      <a:tailEnd/>
                    </a:ln>
                  </pic:spPr>
                </pic:pic>
              </a:graphicData>
            </a:graphic>
          </wp:inline>
        </w:drawing>
      </w:r>
    </w:p>
    <w:p w:rsidR="00B02494" w:rsidRDefault="000A7FD9" w:rsidP="009C4BC7">
      <w:pPr>
        <w:pStyle w:val="Kop2"/>
      </w:pPr>
      <w:bookmarkStart w:id="114" w:name="_Toc225168128"/>
      <w:ins w:id="115" w:author="Wouter" w:date="2009-03-24T19:48:00Z">
        <w:r>
          <w:t>Lend out module and reservations</w:t>
        </w:r>
      </w:ins>
      <w:del w:id="116" w:author="Wouter" w:date="2009-03-24T19:48:00Z">
        <w:r w:rsidR="009C4BC7" w:rsidDel="000A7FD9">
          <w:delText>Uitleenmodule en reservaties</w:delText>
        </w:r>
      </w:del>
      <w:bookmarkEnd w:id="114"/>
    </w:p>
    <w:p w:rsidR="009C4BC7" w:rsidRPr="00250D05" w:rsidRDefault="00250D05" w:rsidP="009C4BC7">
      <w:pPr>
        <w:rPr>
          <w:i/>
          <w:lang w:val="en-GB"/>
          <w:rPrChange w:id="117" w:author="Wouter" w:date="2009-03-25T15:48:00Z">
            <w:rPr/>
          </w:rPrChange>
        </w:rPr>
      </w:pPr>
      <w:ins w:id="118" w:author="Wouter" w:date="2009-03-25T15:48:00Z">
        <w:r w:rsidRPr="00250D05">
          <w:rPr>
            <w:lang w:val="en-GB"/>
            <w:rPrChange w:id="119" w:author="Wouter" w:date="2009-03-25T15:48:00Z">
              <w:rPr/>
            </w:rPrChange>
          </w:rPr>
          <w:t xml:space="preserve">The AssetManagement solution will hold functionality to lend out assets. The types of assets that will be </w:t>
        </w:r>
      </w:ins>
      <w:del w:id="120" w:author="Wouter" w:date="2009-03-25T15:37:00Z">
        <w:r w:rsidR="009C4BC7" w:rsidRPr="00250D05" w:rsidDel="00250D05">
          <w:rPr>
            <w:lang w:val="en-GB"/>
            <w:rPrChange w:id="121" w:author="Wouter" w:date="2009-03-25T15:48:00Z">
              <w:rPr/>
            </w:rPrChange>
          </w:rPr>
          <w:delText>[...]</w:delText>
        </w:r>
      </w:del>
    </w:p>
    <w:p w:rsidR="00E32FA5" w:rsidRDefault="00E32FA5" w:rsidP="00E32FA5">
      <w:pPr>
        <w:pStyle w:val="Kop3"/>
      </w:pPr>
      <w:bookmarkStart w:id="122" w:name="_Toc225168129"/>
      <w:del w:id="123" w:author="Wouter" w:date="2009-03-24T19:49:00Z">
        <w:r w:rsidDel="000A7FD9">
          <w:delText>Uitchecken assets</w:delText>
        </w:r>
      </w:del>
      <w:bookmarkEnd w:id="122"/>
      <w:ins w:id="124" w:author="Wouter" w:date="2009-03-24T19:49:00Z">
        <w:r w:rsidR="000A7FD9">
          <w:t>Check out assets</w:t>
        </w:r>
      </w:ins>
    </w:p>
    <w:p w:rsidR="00E32FA5" w:rsidRPr="000A7FD9" w:rsidRDefault="00E32FA5" w:rsidP="009C4BC7">
      <w:pPr>
        <w:rPr>
          <w:i/>
          <w:rPrChange w:id="125" w:author="Wouter" w:date="2009-03-24T19:46:00Z">
            <w:rPr/>
          </w:rPrChange>
        </w:rPr>
      </w:pPr>
      <w:r>
        <w:t>[...]</w:t>
      </w:r>
      <w:ins w:id="126" w:author="Wouter" w:date="2009-03-24T19:46:00Z">
        <w:r w:rsidR="000A7FD9">
          <w:rPr>
            <w:i/>
          </w:rPr>
          <w:t>popup voor info</w:t>
        </w:r>
      </w:ins>
    </w:p>
    <w:p w:rsidR="009C4BC7" w:rsidRDefault="009C4BC7" w:rsidP="009C4BC7">
      <w:pPr>
        <w:pStyle w:val="Kop3"/>
      </w:pPr>
      <w:bookmarkStart w:id="127" w:name="_Toc225168130"/>
      <w:del w:id="128" w:author="Wouter" w:date="2009-03-24T19:49:00Z">
        <w:r w:rsidDel="000A7FD9">
          <w:delText>Inchecken assets</w:delText>
        </w:r>
      </w:del>
      <w:ins w:id="129" w:author="Wouter" w:date="2009-03-24T19:49:00Z">
        <w:r w:rsidR="000A7FD9">
          <w:t xml:space="preserve">Check in assets </w:t>
        </w:r>
      </w:ins>
      <w:del w:id="130" w:author="Wouter" w:date="2009-03-24T19:49:00Z">
        <w:r w:rsidDel="000A7FD9">
          <w:delText xml:space="preserve"> </w:delText>
        </w:r>
      </w:del>
      <w:r>
        <w:t>(</w:t>
      </w:r>
      <w:del w:id="131" w:author="Wouter" w:date="2009-03-24T19:49:00Z">
        <w:r w:rsidDel="000A7FD9">
          <w:delText>terugbrengen</w:delText>
        </w:r>
      </w:del>
      <w:ins w:id="132" w:author="Wouter" w:date="2009-03-24T19:49:00Z">
        <w:r w:rsidR="000A7FD9">
          <w:t>bring them back</w:t>
        </w:r>
      </w:ins>
      <w:r>
        <w:t>)</w:t>
      </w:r>
      <w:bookmarkEnd w:id="127"/>
    </w:p>
    <w:p w:rsidR="009C4BC7" w:rsidRPr="000A7FD9" w:rsidRDefault="009C4BC7" w:rsidP="009C4BC7">
      <w:pPr>
        <w:rPr>
          <w:i/>
          <w:rPrChange w:id="133" w:author="Wouter" w:date="2009-03-24T19:46:00Z">
            <w:rPr/>
          </w:rPrChange>
        </w:rPr>
      </w:pPr>
      <w:r>
        <w:t>[...]</w:t>
      </w:r>
      <w:ins w:id="134" w:author="Wouter" w:date="2009-03-24T19:46:00Z">
        <w:r w:rsidR="000A7FD9">
          <w:rPr>
            <w:i/>
          </w:rPr>
          <w:t>popup voor info</w:t>
        </w:r>
      </w:ins>
    </w:p>
    <w:p w:rsidR="009C4BC7" w:rsidRDefault="009C4BC7" w:rsidP="009C4BC7">
      <w:pPr>
        <w:pStyle w:val="Kop4"/>
      </w:pPr>
      <w:bookmarkStart w:id="135" w:name="_Toc225168131"/>
      <w:r>
        <w:t xml:space="preserve">Assets </w:t>
      </w:r>
      <w:del w:id="136" w:author="Wouter" w:date="2009-03-24T19:49:00Z">
        <w:r w:rsidDel="000A7FD9">
          <w:delText>beschadigd</w:delText>
        </w:r>
      </w:del>
      <w:bookmarkEnd w:id="135"/>
      <w:ins w:id="137" w:author="Wouter" w:date="2009-03-24T19:49:00Z">
        <w:r w:rsidR="000A7FD9">
          <w:t>broken</w:t>
        </w:r>
      </w:ins>
    </w:p>
    <w:p w:rsidR="009C4BC7" w:rsidRDefault="009C4BC7" w:rsidP="009C4BC7">
      <w:r>
        <w:t>[...]</w:t>
      </w:r>
    </w:p>
    <w:p w:rsidR="009C4BC7" w:rsidRDefault="009C4BC7" w:rsidP="009C4BC7">
      <w:pPr>
        <w:pStyle w:val="Kop4"/>
      </w:pPr>
      <w:bookmarkStart w:id="138" w:name="_Toc225168132"/>
      <w:r>
        <w:t xml:space="preserve">Assets </w:t>
      </w:r>
      <w:del w:id="139" w:author="Wouter" w:date="2009-03-24T19:49:00Z">
        <w:r w:rsidDel="000A7FD9">
          <w:delText>verloren</w:delText>
        </w:r>
      </w:del>
      <w:bookmarkEnd w:id="138"/>
      <w:ins w:id="140" w:author="Wouter" w:date="2009-03-24T19:49:00Z">
        <w:r w:rsidR="000A7FD9">
          <w:t>lost</w:t>
        </w:r>
      </w:ins>
    </w:p>
    <w:p w:rsidR="009C4BC7" w:rsidRDefault="009C4BC7" w:rsidP="009C4BC7">
      <w:r>
        <w:t>[...]</w:t>
      </w:r>
    </w:p>
    <w:p w:rsidR="009C4BC7" w:rsidRDefault="009C4BC7" w:rsidP="009C4BC7">
      <w:pPr>
        <w:pStyle w:val="Kop3"/>
      </w:pPr>
      <w:bookmarkStart w:id="141" w:name="_Toc225168133"/>
      <w:r>
        <w:t>Reservat</w:t>
      </w:r>
      <w:ins w:id="142" w:author="Wouter" w:date="2009-03-24T19:49:00Z">
        <w:r w:rsidR="000A7FD9">
          <w:t>ions</w:t>
        </w:r>
      </w:ins>
      <w:del w:id="143" w:author="Wouter" w:date="2009-03-24T19:49:00Z">
        <w:r w:rsidDel="000A7FD9">
          <w:delText>ies</w:delText>
        </w:r>
      </w:del>
      <w:bookmarkEnd w:id="141"/>
    </w:p>
    <w:p w:rsidR="009C4BC7" w:rsidRDefault="009C4BC7" w:rsidP="009C4BC7">
      <w:r>
        <w:t>[...]</w:t>
      </w:r>
    </w:p>
    <w:p w:rsidR="009C4BC7" w:rsidRDefault="000A7FD9" w:rsidP="009C4BC7">
      <w:pPr>
        <w:pStyle w:val="Kop3"/>
      </w:pPr>
      <w:bookmarkStart w:id="144" w:name="_Toc225168134"/>
      <w:ins w:id="145" w:author="Wouter" w:date="2009-03-24T19:49:00Z">
        <w:r>
          <w:t>Reports</w:t>
        </w:r>
      </w:ins>
      <w:del w:id="146" w:author="Wouter" w:date="2009-03-24T19:49:00Z">
        <w:r w:rsidR="009C4BC7" w:rsidDel="000A7FD9">
          <w:delText>Rapportage</w:delText>
        </w:r>
      </w:del>
      <w:bookmarkEnd w:id="144"/>
    </w:p>
    <w:p w:rsidR="009C4BC7" w:rsidRDefault="009C4BC7" w:rsidP="009C4BC7">
      <w:r>
        <w:t>[...]</w:t>
      </w:r>
      <w:r>
        <w:rPr>
          <w:i/>
        </w:rPr>
        <w:t xml:space="preserve">transacties </w:t>
      </w:r>
      <w:r w:rsidRPr="009C4BC7">
        <w:rPr>
          <w:i/>
        </w:rPr>
        <w:sym w:font="Wingdings" w:char="F0E0"/>
      </w:r>
      <w:r>
        <w:rPr>
          <w:i/>
        </w:rPr>
        <w:t xml:space="preserve"> rapport</w:t>
      </w:r>
    </w:p>
    <w:p w:rsidR="004E75CA" w:rsidRDefault="00103A78" w:rsidP="004E75CA">
      <w:pPr>
        <w:pStyle w:val="Kop2"/>
      </w:pPr>
      <w:bookmarkStart w:id="147" w:name="_Toc225168135"/>
      <w:r>
        <w:t>Financiële module</w:t>
      </w:r>
      <w:bookmarkEnd w:id="147"/>
    </w:p>
    <w:p w:rsidR="00103A78" w:rsidRDefault="00D91F45" w:rsidP="00103A78">
      <w:r>
        <w:t>Nog nader te bepalen.</w:t>
      </w:r>
    </w:p>
    <w:p w:rsidR="00103A78" w:rsidRDefault="00103A78" w:rsidP="00103A78">
      <w:pPr>
        <w:pStyle w:val="Kop3"/>
      </w:pPr>
      <w:bookmarkStart w:id="148" w:name="_Toc225168136"/>
      <w:r>
        <w:lastRenderedPageBreak/>
        <w:t>Bankrekeningtransacties</w:t>
      </w:r>
      <w:bookmarkEnd w:id="148"/>
    </w:p>
    <w:p w:rsidR="00103A78" w:rsidRDefault="00D91F45" w:rsidP="00103A78">
      <w:r>
        <w:t>Nog nader te bepalen.</w:t>
      </w:r>
    </w:p>
    <w:p w:rsidR="00103A78" w:rsidRDefault="00103A78" w:rsidP="00103A78">
      <w:pPr>
        <w:pStyle w:val="Kop3"/>
      </w:pPr>
      <w:bookmarkStart w:id="149" w:name="_Toc225168137"/>
      <w:r>
        <w:t>Afschrijvingen</w:t>
      </w:r>
      <w:bookmarkEnd w:id="149"/>
    </w:p>
    <w:p w:rsidR="00103A78" w:rsidRDefault="00D91F45" w:rsidP="00103A78">
      <w:r>
        <w:t>Nog nader te bepalen.</w:t>
      </w:r>
    </w:p>
    <w:p w:rsidR="00103A78" w:rsidRDefault="00103A78" w:rsidP="00103A78">
      <w:pPr>
        <w:pStyle w:val="Kop3"/>
      </w:pPr>
      <w:bookmarkStart w:id="150" w:name="_Toc225168138"/>
      <w:r>
        <w:t>Onderhoud</w:t>
      </w:r>
      <w:bookmarkEnd w:id="150"/>
    </w:p>
    <w:p w:rsidR="00103A78" w:rsidRDefault="00D91F45" w:rsidP="00103A78">
      <w:r>
        <w:t>Nog nader te bepalen.</w:t>
      </w:r>
    </w:p>
    <w:p w:rsidR="00103A78" w:rsidRDefault="00103A78" w:rsidP="00103A78">
      <w:pPr>
        <w:pStyle w:val="Kop3"/>
      </w:pPr>
      <w:bookmarkStart w:id="151" w:name="_Toc225168139"/>
      <w:r>
        <w:t>Rapporten overige</w:t>
      </w:r>
      <w:bookmarkEnd w:id="151"/>
    </w:p>
    <w:p w:rsidR="00103A78" w:rsidRDefault="00D91F45" w:rsidP="00103A78">
      <w:r>
        <w:t>Nog nader te bepalen.</w:t>
      </w:r>
    </w:p>
    <w:p w:rsidR="00103A78" w:rsidRDefault="00103A78" w:rsidP="00103A78">
      <w:pPr>
        <w:pStyle w:val="Kop2"/>
      </w:pPr>
      <w:bookmarkStart w:id="152" w:name="_Toc225168140"/>
      <w:r>
        <w:t>Mobile Module</w:t>
      </w:r>
      <w:bookmarkEnd w:id="152"/>
    </w:p>
    <w:p w:rsidR="00103A78" w:rsidRDefault="00103A78" w:rsidP="00103A78">
      <w:r>
        <w:t>[...]</w:t>
      </w:r>
    </w:p>
    <w:p w:rsidR="00103A78" w:rsidRDefault="001344A2" w:rsidP="00103A78">
      <w:pPr>
        <w:pStyle w:val="Kop3"/>
      </w:pPr>
      <w:bookmarkStart w:id="153" w:name="_Toc225168141"/>
      <w:r>
        <w:t>Creatie nieuwe inventarisatie</w:t>
      </w:r>
      <w:bookmarkEnd w:id="153"/>
    </w:p>
    <w:p w:rsidR="001344A2" w:rsidRDefault="001344A2" w:rsidP="001344A2">
      <w:r>
        <w:t>[...]</w:t>
      </w:r>
    </w:p>
    <w:p w:rsidR="001344A2" w:rsidRDefault="001344A2" w:rsidP="001344A2">
      <w:pPr>
        <w:pStyle w:val="Kop3"/>
      </w:pPr>
      <w:bookmarkStart w:id="154" w:name="_Toc225168142"/>
      <w:r>
        <w:t>Synchroniseren offline inventarisdata</w:t>
      </w:r>
      <w:bookmarkEnd w:id="154"/>
    </w:p>
    <w:p w:rsidR="001344A2" w:rsidRDefault="001344A2" w:rsidP="001344A2">
      <w:r>
        <w:t>[...]</w:t>
      </w:r>
    </w:p>
    <w:p w:rsidR="001344A2" w:rsidRDefault="001344A2" w:rsidP="001344A2">
      <w:pPr>
        <w:pStyle w:val="Kop3"/>
      </w:pPr>
      <w:bookmarkStart w:id="155" w:name="_Toc225168143"/>
      <w:r>
        <w:t>Overzicht inventarisaties</w:t>
      </w:r>
      <w:bookmarkEnd w:id="155"/>
    </w:p>
    <w:p w:rsidR="001344A2" w:rsidRDefault="001344A2" w:rsidP="001344A2">
      <w:r>
        <w:t>[...]</w:t>
      </w:r>
    </w:p>
    <w:p w:rsidR="001344A2" w:rsidRDefault="001344A2" w:rsidP="001344A2">
      <w:pPr>
        <w:pStyle w:val="Kop2"/>
      </w:pPr>
      <w:bookmarkStart w:id="156" w:name="_Toc225168144"/>
      <w:r>
        <w:t>DocumentManagmenet</w:t>
      </w:r>
      <w:bookmarkEnd w:id="156"/>
    </w:p>
    <w:p w:rsidR="001344A2" w:rsidRPr="001344A2" w:rsidRDefault="001344A2" w:rsidP="001344A2">
      <w:r>
        <w:t xml:space="preserve">[...] </w:t>
      </w:r>
    </w:p>
    <w:p w:rsidR="001344A2" w:rsidRDefault="001344A2" w:rsidP="001344A2">
      <w:pPr>
        <w:pStyle w:val="Kop3"/>
      </w:pPr>
      <w:bookmarkStart w:id="157" w:name="_Toc225168145"/>
      <w:r>
        <w:t>Import documenten</w:t>
      </w:r>
      <w:bookmarkEnd w:id="157"/>
    </w:p>
    <w:p w:rsidR="001344A2" w:rsidRPr="001344A2" w:rsidRDefault="001344A2" w:rsidP="001344A2">
      <w:pPr>
        <w:rPr>
          <w:i/>
        </w:rPr>
      </w:pPr>
      <w:r>
        <w:t>[...]</w:t>
      </w:r>
      <w:r>
        <w:rPr>
          <w:i/>
        </w:rPr>
        <w:t>naamgeving!!!</w:t>
      </w:r>
    </w:p>
    <w:p w:rsidR="001344A2" w:rsidRDefault="001344A2" w:rsidP="001344A2">
      <w:pPr>
        <w:pStyle w:val="Kop3"/>
      </w:pPr>
      <w:bookmarkStart w:id="158" w:name="_Toc225168146"/>
      <w:r>
        <w:t>Onderhoud documenten</w:t>
      </w:r>
      <w:bookmarkEnd w:id="158"/>
    </w:p>
    <w:p w:rsidR="001344A2" w:rsidRDefault="001344A2" w:rsidP="001344A2">
      <w:r>
        <w:t>[...]</w:t>
      </w:r>
    </w:p>
    <w:p w:rsidR="001344A2" w:rsidRDefault="001344A2" w:rsidP="001344A2">
      <w:pPr>
        <w:pStyle w:val="Kop3"/>
      </w:pPr>
      <w:bookmarkStart w:id="159" w:name="_Toc225168147"/>
      <w:r>
        <w:t>Indexatie documenten</w:t>
      </w:r>
      <w:bookmarkEnd w:id="159"/>
    </w:p>
    <w:p w:rsidR="001344A2" w:rsidRDefault="001344A2" w:rsidP="001344A2">
      <w:r>
        <w:t>[...]</w:t>
      </w:r>
    </w:p>
    <w:p w:rsidR="00154FD5" w:rsidRDefault="00154FD5">
      <w:pPr>
        <w:spacing w:after="200"/>
        <w:rPr>
          <w:rFonts w:asciiTheme="majorHAnsi" w:eastAsiaTheme="majorEastAsia" w:hAnsiTheme="majorHAnsi" w:cstheme="majorBidi"/>
          <w:b/>
          <w:bCs/>
          <w:color w:val="FFFFFF" w:themeColor="background1"/>
          <w:sz w:val="32"/>
          <w:szCs w:val="28"/>
        </w:rPr>
      </w:pPr>
      <w:r>
        <w:br w:type="page"/>
      </w:r>
    </w:p>
    <w:p w:rsidR="001344A2" w:rsidRDefault="00D90CA8" w:rsidP="00D90CA8">
      <w:pPr>
        <w:pStyle w:val="Kop1"/>
      </w:pPr>
      <w:bookmarkStart w:id="160" w:name="_Toc225168148"/>
      <w:r>
        <w:lastRenderedPageBreak/>
        <w:t>Gebruikersinterface  (</w:t>
      </w:r>
      <w:r w:rsidR="001344A2">
        <w:t>Beheer</w:t>
      </w:r>
      <w:r>
        <w:t>) – detail</w:t>
      </w:r>
      <w:bookmarkEnd w:id="160"/>
    </w:p>
    <w:p w:rsidR="001344A2" w:rsidRPr="001344A2" w:rsidRDefault="001344A2" w:rsidP="001344A2">
      <w:r>
        <w:t xml:space="preserve">[...] </w:t>
      </w:r>
    </w:p>
    <w:p w:rsidR="001344A2" w:rsidRDefault="001344A2" w:rsidP="00D90CA8">
      <w:pPr>
        <w:pStyle w:val="Kop2"/>
      </w:pPr>
      <w:bookmarkStart w:id="161" w:name="_Toc225168149"/>
      <w:r>
        <w:t>Mijn account</w:t>
      </w:r>
      <w:bookmarkEnd w:id="161"/>
    </w:p>
    <w:p w:rsidR="001344A2" w:rsidRDefault="001344A2" w:rsidP="001344A2">
      <w:r>
        <w:t>[...]</w:t>
      </w:r>
    </w:p>
    <w:p w:rsidR="001344A2" w:rsidRDefault="001344A2" w:rsidP="00D90CA8">
      <w:pPr>
        <w:pStyle w:val="Kop3"/>
      </w:pPr>
      <w:bookmarkStart w:id="162" w:name="_Toc225168150"/>
      <w:r>
        <w:t>Wijzigen wachtwoord</w:t>
      </w:r>
      <w:bookmarkEnd w:id="162"/>
    </w:p>
    <w:p w:rsidR="001344A2" w:rsidRDefault="001344A2" w:rsidP="001344A2">
      <w:r>
        <w:t>[...]</w:t>
      </w:r>
    </w:p>
    <w:p w:rsidR="001344A2" w:rsidRDefault="00D90CA8" w:rsidP="00D90CA8">
      <w:pPr>
        <w:pStyle w:val="Kop3"/>
      </w:pPr>
      <w:bookmarkStart w:id="163" w:name="_Toc225168151"/>
      <w:r>
        <w:t>Wijzigen persoonlijke gegevens</w:t>
      </w:r>
      <w:bookmarkEnd w:id="163"/>
    </w:p>
    <w:p w:rsidR="00D90CA8" w:rsidRDefault="00D90CA8" w:rsidP="00D90CA8">
      <w:r>
        <w:t>[...]</w:t>
      </w:r>
    </w:p>
    <w:p w:rsidR="00D90CA8" w:rsidRDefault="002B0337" w:rsidP="00D90CA8">
      <w:pPr>
        <w:pStyle w:val="Kop4"/>
      </w:pPr>
      <w:bookmarkStart w:id="164" w:name="_Toc225168152"/>
      <w:r>
        <w:t>Activatie/deactivatie helpschermen</w:t>
      </w:r>
      <w:bookmarkEnd w:id="164"/>
    </w:p>
    <w:p w:rsidR="002B0337" w:rsidRDefault="002B0337" w:rsidP="002B0337">
      <w:r>
        <w:t>[...]</w:t>
      </w:r>
    </w:p>
    <w:p w:rsidR="002B0337" w:rsidRDefault="002B0337" w:rsidP="002B0337">
      <w:pPr>
        <w:pStyle w:val="Kop4"/>
      </w:pPr>
      <w:bookmarkStart w:id="165" w:name="_Toc225168153"/>
      <w:r>
        <w:t>Voorkeur taxonomieën (hoger in resultatenlijst)</w:t>
      </w:r>
      <w:bookmarkEnd w:id="165"/>
    </w:p>
    <w:p w:rsidR="002B0337" w:rsidRDefault="002B0337" w:rsidP="002B0337">
      <w:r>
        <w:t>[...]</w:t>
      </w:r>
    </w:p>
    <w:p w:rsidR="002B0337" w:rsidRDefault="002B0337" w:rsidP="002B0337">
      <w:pPr>
        <w:pStyle w:val="Kop4"/>
      </w:pPr>
      <w:bookmarkStart w:id="166" w:name="_Toc225168154"/>
      <w:r>
        <w:t>Voorkeur assettypes (hoger in resultatenlijst)</w:t>
      </w:r>
      <w:bookmarkEnd w:id="166"/>
    </w:p>
    <w:p w:rsidR="002B0337" w:rsidRDefault="002B0337" w:rsidP="002B0337">
      <w:r>
        <w:t>[...]</w:t>
      </w:r>
    </w:p>
    <w:p w:rsidR="002B0337" w:rsidRDefault="0028253E" w:rsidP="0028253E">
      <w:pPr>
        <w:pStyle w:val="Kop2"/>
      </w:pPr>
      <w:bookmarkStart w:id="167" w:name="_Toc225168155"/>
      <w:r>
        <w:t>Configuratie asset (type)</w:t>
      </w:r>
      <w:bookmarkEnd w:id="167"/>
    </w:p>
    <w:p w:rsidR="0028253E" w:rsidRDefault="0028253E" w:rsidP="0028253E">
      <w:r>
        <w:t>[...]</w:t>
      </w:r>
    </w:p>
    <w:p w:rsidR="0028253E" w:rsidRDefault="0028253E" w:rsidP="0028253E">
      <w:pPr>
        <w:pStyle w:val="Kop3"/>
      </w:pPr>
      <w:bookmarkStart w:id="168" w:name="_Toc225168156"/>
      <w:r>
        <w:t>Nieuw type asset (wizard)</w:t>
      </w:r>
      <w:bookmarkEnd w:id="168"/>
    </w:p>
    <w:p w:rsidR="0028253E" w:rsidRDefault="0028253E" w:rsidP="0028253E">
      <w:r>
        <w:t>[...]</w:t>
      </w:r>
    </w:p>
    <w:p w:rsidR="004E55F4" w:rsidRDefault="004E55F4" w:rsidP="004E55F4">
      <w:pPr>
        <w:pStyle w:val="Kop4"/>
        <w:keepLines w:val="0"/>
        <w:spacing w:before="200" w:after="100" w:line="288" w:lineRule="auto"/>
        <w:ind w:left="113" w:hanging="113"/>
      </w:pPr>
      <w:bookmarkStart w:id="169" w:name="_Toc223757663"/>
      <w:bookmarkStart w:id="170" w:name="_Toc225168157"/>
      <w:r>
        <w:lastRenderedPageBreak/>
        <w:t>Stap 1</w:t>
      </w:r>
      <w:bookmarkEnd w:id="169"/>
      <w:bookmarkEnd w:id="170"/>
    </w:p>
    <w:p w:rsidR="004E55F4" w:rsidRDefault="004E55F4" w:rsidP="004E55F4">
      <w:r w:rsidRPr="0060613A">
        <w:rPr>
          <w:noProof/>
          <w:lang w:eastAsia="nl-BE"/>
        </w:rPr>
        <w:drawing>
          <wp:inline distT="0" distB="0" distL="0" distR="0">
            <wp:extent cx="5760085" cy="461066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pStyle w:val="Kop4"/>
        <w:keepLines w:val="0"/>
        <w:spacing w:before="200" w:after="100" w:line="288" w:lineRule="auto"/>
        <w:ind w:left="113" w:hanging="113"/>
      </w:pPr>
      <w:bookmarkStart w:id="171" w:name="_Toc223757664"/>
      <w:bookmarkStart w:id="172" w:name="_Toc225168158"/>
      <w:r>
        <w:lastRenderedPageBreak/>
        <w:t>Stap 2</w:t>
      </w:r>
      <w:bookmarkEnd w:id="171"/>
      <w:bookmarkEnd w:id="172"/>
    </w:p>
    <w:p w:rsidR="004E55F4" w:rsidRDefault="004E55F4" w:rsidP="004E55F4">
      <w:r w:rsidRPr="0060613A">
        <w:rPr>
          <w:noProof/>
          <w:lang w:eastAsia="nl-BE"/>
        </w:rPr>
        <w:drawing>
          <wp:inline distT="0" distB="0" distL="0" distR="0">
            <wp:extent cx="5760085" cy="4610661"/>
            <wp:effectExtent l="1905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pStyle w:val="Kop4"/>
        <w:keepLines w:val="0"/>
        <w:spacing w:before="200" w:after="100" w:line="288" w:lineRule="auto"/>
        <w:ind w:left="113" w:hanging="113"/>
      </w:pPr>
      <w:bookmarkStart w:id="173" w:name="_Toc223757665"/>
      <w:bookmarkStart w:id="174" w:name="_Toc225168159"/>
      <w:r>
        <w:lastRenderedPageBreak/>
        <w:t>Stap 3</w:t>
      </w:r>
      <w:bookmarkEnd w:id="173"/>
      <w:bookmarkEnd w:id="174"/>
    </w:p>
    <w:p w:rsidR="004E55F4" w:rsidRDefault="004E55F4" w:rsidP="004E55F4">
      <w:r w:rsidRPr="0060613A">
        <w:rPr>
          <w:noProof/>
          <w:lang w:eastAsia="nl-BE"/>
        </w:rPr>
        <w:drawing>
          <wp:inline distT="0" distB="0" distL="0" distR="0">
            <wp:extent cx="5760085" cy="4610661"/>
            <wp:effectExtent l="19050" t="0" r="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pStyle w:val="Kop4"/>
        <w:keepLines w:val="0"/>
        <w:spacing w:before="200" w:after="100" w:line="288" w:lineRule="auto"/>
        <w:ind w:left="113" w:hanging="113"/>
      </w:pPr>
      <w:bookmarkStart w:id="175" w:name="_Toc223757666"/>
      <w:bookmarkStart w:id="176" w:name="_Toc225168160"/>
      <w:r>
        <w:lastRenderedPageBreak/>
        <w:t>Stap 4</w:t>
      </w:r>
      <w:bookmarkEnd w:id="175"/>
      <w:bookmarkEnd w:id="176"/>
    </w:p>
    <w:p w:rsidR="004E55F4" w:rsidRDefault="004E55F4" w:rsidP="004E55F4">
      <w:r w:rsidRPr="0060613A">
        <w:rPr>
          <w:noProof/>
          <w:lang w:eastAsia="nl-BE"/>
        </w:rPr>
        <w:drawing>
          <wp:inline distT="0" distB="0" distL="0" distR="0">
            <wp:extent cx="5760085" cy="4610661"/>
            <wp:effectExtent l="1905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pStyle w:val="Kop4"/>
        <w:keepLines w:val="0"/>
        <w:spacing w:before="200" w:after="100" w:line="288" w:lineRule="auto"/>
        <w:ind w:left="113" w:hanging="113"/>
      </w:pPr>
      <w:bookmarkStart w:id="177" w:name="_Toc223757667"/>
      <w:bookmarkStart w:id="178" w:name="_Toc225168161"/>
      <w:r>
        <w:lastRenderedPageBreak/>
        <w:t>Stap 5</w:t>
      </w:r>
      <w:bookmarkEnd w:id="177"/>
      <w:bookmarkEnd w:id="178"/>
    </w:p>
    <w:p w:rsidR="004E55F4" w:rsidRDefault="004E55F4" w:rsidP="004E55F4">
      <w:r w:rsidRPr="0060613A">
        <w:rPr>
          <w:noProof/>
          <w:lang w:eastAsia="nl-BE"/>
        </w:rPr>
        <w:drawing>
          <wp:inline distT="0" distB="0" distL="0" distR="0">
            <wp:extent cx="5760085" cy="4610661"/>
            <wp:effectExtent l="19050" t="0" r="0" b="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pStyle w:val="Kop4"/>
        <w:keepLines w:val="0"/>
        <w:spacing w:before="200" w:after="100" w:line="288" w:lineRule="auto"/>
        <w:ind w:left="113" w:hanging="113"/>
      </w:pPr>
      <w:bookmarkStart w:id="179" w:name="_Toc223757668"/>
      <w:bookmarkStart w:id="180" w:name="_Toc225168162"/>
      <w:r>
        <w:lastRenderedPageBreak/>
        <w:t>Stap 6</w:t>
      </w:r>
      <w:bookmarkEnd w:id="179"/>
      <w:bookmarkEnd w:id="180"/>
    </w:p>
    <w:p w:rsidR="004E55F4" w:rsidRDefault="004E55F4" w:rsidP="004E55F4">
      <w:r w:rsidRPr="0060613A">
        <w:rPr>
          <w:noProof/>
          <w:lang w:eastAsia="nl-BE"/>
        </w:rPr>
        <w:drawing>
          <wp:inline distT="0" distB="0" distL="0" distR="0">
            <wp:extent cx="5760085" cy="4610661"/>
            <wp:effectExtent l="19050" t="0" r="0"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pStyle w:val="Kop4"/>
        <w:keepLines w:val="0"/>
        <w:spacing w:before="200" w:after="100" w:line="288" w:lineRule="auto"/>
        <w:ind w:left="113" w:hanging="113"/>
      </w:pPr>
      <w:bookmarkStart w:id="181" w:name="_Toc223757669"/>
      <w:bookmarkStart w:id="182" w:name="_Toc225168163"/>
      <w:r>
        <w:lastRenderedPageBreak/>
        <w:t>Stap 7</w:t>
      </w:r>
      <w:bookmarkEnd w:id="181"/>
      <w:bookmarkEnd w:id="182"/>
    </w:p>
    <w:p w:rsidR="004E55F4" w:rsidRDefault="004E55F4" w:rsidP="004E55F4">
      <w:r w:rsidRPr="0060613A">
        <w:rPr>
          <w:noProof/>
          <w:lang w:eastAsia="nl-BE"/>
        </w:rPr>
        <w:drawing>
          <wp:inline distT="0" distB="0" distL="0" distR="0">
            <wp:extent cx="5760085" cy="4610661"/>
            <wp:effectExtent l="19050" t="0" r="0" b="0"/>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pStyle w:val="Kop4"/>
        <w:keepLines w:val="0"/>
        <w:spacing w:before="200" w:after="100" w:line="288" w:lineRule="auto"/>
        <w:ind w:left="113" w:hanging="113"/>
      </w:pPr>
      <w:bookmarkStart w:id="183" w:name="_Toc223757670"/>
      <w:bookmarkStart w:id="184" w:name="_Toc225168164"/>
      <w:r>
        <w:lastRenderedPageBreak/>
        <w:t>Stap 8</w:t>
      </w:r>
      <w:bookmarkEnd w:id="183"/>
      <w:bookmarkEnd w:id="184"/>
    </w:p>
    <w:p w:rsidR="004E55F4" w:rsidRDefault="004E55F4" w:rsidP="004E55F4">
      <w:r w:rsidRPr="0060613A">
        <w:rPr>
          <w:noProof/>
          <w:lang w:eastAsia="nl-BE"/>
        </w:rPr>
        <w:drawing>
          <wp:inline distT="0" distB="0" distL="0" distR="0">
            <wp:extent cx="5760085" cy="4610661"/>
            <wp:effectExtent l="19050" t="0" r="0" b="0"/>
            <wp:docPr id="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pStyle w:val="Kop4"/>
        <w:keepLines w:val="0"/>
        <w:spacing w:before="200" w:after="100" w:line="288" w:lineRule="auto"/>
        <w:ind w:left="113" w:hanging="113"/>
      </w:pPr>
      <w:bookmarkStart w:id="185" w:name="_Toc223757671"/>
      <w:bookmarkStart w:id="186" w:name="_Toc225168165"/>
      <w:r>
        <w:lastRenderedPageBreak/>
        <w:t>Stap 9</w:t>
      </w:r>
      <w:bookmarkEnd w:id="185"/>
      <w:bookmarkEnd w:id="186"/>
    </w:p>
    <w:p w:rsidR="004E55F4" w:rsidRPr="0060613A" w:rsidRDefault="004E55F4" w:rsidP="004E55F4">
      <w:r w:rsidRPr="0060613A">
        <w:rPr>
          <w:noProof/>
          <w:lang w:eastAsia="nl-BE"/>
        </w:rPr>
        <w:drawing>
          <wp:inline distT="0" distB="0" distL="0" distR="0">
            <wp:extent cx="5760085" cy="4610661"/>
            <wp:effectExtent l="19050" t="0" r="0" b="0"/>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5760085" cy="4610661"/>
                    </a:xfrm>
                    <a:prstGeom prst="rect">
                      <a:avLst/>
                    </a:prstGeom>
                    <a:noFill/>
                    <a:ln w="9525">
                      <a:noFill/>
                      <a:miter lim="800000"/>
                      <a:headEnd/>
                      <a:tailEnd/>
                    </a:ln>
                  </pic:spPr>
                </pic:pic>
              </a:graphicData>
            </a:graphic>
          </wp:inline>
        </w:drawing>
      </w:r>
    </w:p>
    <w:p w:rsidR="004E55F4" w:rsidRDefault="004E55F4" w:rsidP="004E55F4">
      <w:pPr>
        <w:spacing w:line="240" w:lineRule="auto"/>
      </w:pPr>
      <w:r>
        <w:br w:type="page"/>
      </w:r>
    </w:p>
    <w:p w:rsidR="004E55F4" w:rsidRDefault="004E55F4" w:rsidP="0028253E"/>
    <w:p w:rsidR="0028253E" w:rsidRDefault="0028253E" w:rsidP="0028253E">
      <w:pPr>
        <w:pStyle w:val="Kop3"/>
      </w:pPr>
      <w:bookmarkStart w:id="187" w:name="_Toc225168166"/>
      <w:r>
        <w:t>Aanpassen bestaand type (wizard)</w:t>
      </w:r>
      <w:bookmarkEnd w:id="187"/>
    </w:p>
    <w:p w:rsidR="0028253E" w:rsidRDefault="0028253E" w:rsidP="0028253E">
      <w:r>
        <w:t>[...]</w:t>
      </w:r>
    </w:p>
    <w:p w:rsidR="0028253E" w:rsidRDefault="0028253E" w:rsidP="0028253E">
      <w:pPr>
        <w:pStyle w:val="Kop4"/>
      </w:pPr>
      <w:bookmarkStart w:id="188" w:name="_Toc225168167"/>
      <w:r>
        <w:t>Aanpassen labels</w:t>
      </w:r>
      <w:bookmarkEnd w:id="188"/>
    </w:p>
    <w:p w:rsidR="0028253E" w:rsidRDefault="0028253E" w:rsidP="0028253E">
      <w:r>
        <w:t>[...]</w:t>
      </w:r>
    </w:p>
    <w:p w:rsidR="0028253E" w:rsidRDefault="0028253E" w:rsidP="0028253E">
      <w:pPr>
        <w:pStyle w:val="Kop4"/>
      </w:pPr>
      <w:bookmarkStart w:id="189" w:name="_Toc225168168"/>
      <w:r>
        <w:t>Aanpassen schermlay-out (lay-out, panels, attributen/lay-out)</w:t>
      </w:r>
      <w:bookmarkEnd w:id="189"/>
    </w:p>
    <w:p w:rsidR="0028253E" w:rsidRDefault="0028253E" w:rsidP="0028253E">
      <w:r>
        <w:t>[...]</w:t>
      </w:r>
    </w:p>
    <w:p w:rsidR="0028253E" w:rsidRDefault="0028253E" w:rsidP="0028253E">
      <w:pPr>
        <w:pStyle w:val="Kop4"/>
      </w:pPr>
      <w:bookmarkStart w:id="190" w:name="_Toc225168169"/>
      <w:r>
        <w:t>Aanpassen sleutelwoorden, indexes</w:t>
      </w:r>
      <w:bookmarkEnd w:id="190"/>
    </w:p>
    <w:p w:rsidR="0028253E" w:rsidRDefault="0028253E" w:rsidP="0028253E">
      <w:r>
        <w:t>[...]</w:t>
      </w:r>
    </w:p>
    <w:p w:rsidR="0028253E" w:rsidRDefault="0028253E" w:rsidP="0028253E">
      <w:pPr>
        <w:pStyle w:val="Kop4"/>
      </w:pPr>
      <w:bookmarkStart w:id="191" w:name="_Toc225168170"/>
      <w:r>
        <w:t>Aanpassen attributen (</w:t>
      </w:r>
      <w:r>
        <w:sym w:font="Wingdings" w:char="F0E0"/>
      </w:r>
      <w:r>
        <w:t xml:space="preserve"> nieuwe release)</w:t>
      </w:r>
      <w:bookmarkEnd w:id="191"/>
    </w:p>
    <w:p w:rsidR="0028253E" w:rsidRDefault="0028253E" w:rsidP="0028253E">
      <w:r>
        <w:t>[...]</w:t>
      </w:r>
    </w:p>
    <w:p w:rsidR="0028253E" w:rsidRDefault="0028253E" w:rsidP="0028253E">
      <w:pPr>
        <w:pStyle w:val="Kop3"/>
      </w:pPr>
      <w:bookmarkStart w:id="192" w:name="_Toc225168171"/>
      <w:r>
        <w:t>Overzicht wijzigingen assettypes</w:t>
      </w:r>
      <w:bookmarkEnd w:id="192"/>
    </w:p>
    <w:p w:rsidR="0028253E" w:rsidRDefault="0028253E" w:rsidP="0028253E">
      <w:r>
        <w:t>[...]</w:t>
      </w:r>
    </w:p>
    <w:p w:rsidR="0028253E" w:rsidRDefault="0028253E" w:rsidP="0028253E">
      <w:pPr>
        <w:pStyle w:val="Kop3"/>
      </w:pPr>
      <w:bookmarkStart w:id="193" w:name="_Toc225168172"/>
      <w:r>
        <w:t>Beheer lijsten</w:t>
      </w:r>
      <w:bookmarkEnd w:id="193"/>
    </w:p>
    <w:p w:rsidR="0028253E" w:rsidRPr="0028253E" w:rsidRDefault="0028253E" w:rsidP="0028253E">
      <w:r>
        <w:t xml:space="preserve">[...] </w:t>
      </w:r>
    </w:p>
    <w:p w:rsidR="0028253E" w:rsidRDefault="0028253E" w:rsidP="0028253E">
      <w:pPr>
        <w:pStyle w:val="Kop2"/>
      </w:pPr>
      <w:bookmarkStart w:id="194" w:name="_Toc225168173"/>
      <w:r>
        <w:t>Locatiemanagement</w:t>
      </w:r>
      <w:bookmarkEnd w:id="194"/>
    </w:p>
    <w:p w:rsidR="0028253E" w:rsidRDefault="0028253E" w:rsidP="0028253E">
      <w:r>
        <w:t>[...]</w:t>
      </w:r>
    </w:p>
    <w:p w:rsidR="0028253E" w:rsidRDefault="0028253E" w:rsidP="0028253E">
      <w:pPr>
        <w:pStyle w:val="Kop3"/>
      </w:pPr>
      <w:bookmarkStart w:id="195" w:name="_Toc225168174"/>
      <w:r>
        <w:t>Overzicht gebouwen</w:t>
      </w:r>
      <w:bookmarkEnd w:id="195"/>
    </w:p>
    <w:p w:rsidR="0028253E" w:rsidRDefault="0028253E" w:rsidP="0028253E">
      <w:r>
        <w:t>[...]</w:t>
      </w:r>
    </w:p>
    <w:p w:rsidR="0028253E" w:rsidRDefault="0028253E" w:rsidP="0028253E">
      <w:pPr>
        <w:pStyle w:val="Kop3"/>
      </w:pPr>
      <w:bookmarkStart w:id="196" w:name="_Toc225168175"/>
      <w:r>
        <w:t>Overzicht locaties/ruimtes per gebouw</w:t>
      </w:r>
      <w:bookmarkEnd w:id="196"/>
    </w:p>
    <w:p w:rsidR="0028253E" w:rsidRPr="000A7FD9" w:rsidRDefault="0028253E" w:rsidP="0028253E">
      <w:pPr>
        <w:rPr>
          <w:i/>
          <w:rPrChange w:id="197" w:author="Wouter" w:date="2009-03-24T19:45:00Z">
            <w:rPr/>
          </w:rPrChange>
        </w:rPr>
      </w:pPr>
      <w:r>
        <w:t>[...]</w:t>
      </w:r>
      <w:ins w:id="198" w:author="Wouter" w:date="2009-03-24T19:45:00Z">
        <w:r w:rsidR="000A7FD9">
          <w:rPr>
            <w:i/>
          </w:rPr>
          <w:t>tree view</w:t>
        </w:r>
      </w:ins>
    </w:p>
    <w:p w:rsidR="0028253E" w:rsidRDefault="0028253E" w:rsidP="0028253E">
      <w:pPr>
        <w:pStyle w:val="Kop3"/>
      </w:pPr>
      <w:bookmarkStart w:id="199" w:name="_Toc225168176"/>
      <w:r>
        <w:t>Wijzigen gebouwen en locaties</w:t>
      </w:r>
      <w:bookmarkEnd w:id="199"/>
    </w:p>
    <w:p w:rsidR="0028253E" w:rsidRDefault="0028253E" w:rsidP="0028253E">
      <w:r>
        <w:t>[...]</w:t>
      </w:r>
    </w:p>
    <w:p w:rsidR="0028253E" w:rsidRDefault="0028253E" w:rsidP="0028253E">
      <w:pPr>
        <w:pStyle w:val="Kop3"/>
      </w:pPr>
      <w:bookmarkStart w:id="200" w:name="_Toc225168177"/>
      <w:r>
        <w:t>Verhuismodule</w:t>
      </w:r>
      <w:bookmarkEnd w:id="200"/>
    </w:p>
    <w:p w:rsidR="0028253E" w:rsidRPr="000A7FD9" w:rsidRDefault="0028253E" w:rsidP="0028253E">
      <w:pPr>
        <w:rPr>
          <w:i/>
          <w:rPrChange w:id="201" w:author="Wouter" w:date="2009-03-24T19:45:00Z">
            <w:rPr/>
          </w:rPrChange>
        </w:rPr>
      </w:pPr>
      <w:r>
        <w:t>[...]</w:t>
      </w:r>
      <w:ins w:id="202" w:author="Wouter" w:date="2009-03-24T19:45:00Z">
        <w:r w:rsidR="000A7FD9">
          <w:rPr>
            <w:i/>
          </w:rPr>
          <w:t>see Asset.Move</w:t>
        </w:r>
      </w:ins>
    </w:p>
    <w:p w:rsidR="0028253E" w:rsidRDefault="0028253E" w:rsidP="0028253E">
      <w:pPr>
        <w:pStyle w:val="Kop4"/>
      </w:pPr>
      <w:bookmarkStart w:id="203" w:name="_Toc225168178"/>
      <w:r>
        <w:t>Creatie/onderhoud verhuizing</w:t>
      </w:r>
      <w:bookmarkEnd w:id="203"/>
    </w:p>
    <w:p w:rsidR="0028253E" w:rsidRDefault="0028253E" w:rsidP="0028253E">
      <w:r>
        <w:t>[...]</w:t>
      </w:r>
    </w:p>
    <w:p w:rsidR="0028253E" w:rsidRDefault="0028253E" w:rsidP="0028253E">
      <w:pPr>
        <w:pStyle w:val="Kop4"/>
      </w:pPr>
      <w:bookmarkStart w:id="204" w:name="_Toc225168179"/>
      <w:r>
        <w:t>Aanpassen locaties (NextLocation)</w:t>
      </w:r>
      <w:bookmarkEnd w:id="204"/>
    </w:p>
    <w:p w:rsidR="0028253E" w:rsidRDefault="0028253E" w:rsidP="0028253E">
      <w:r>
        <w:t>[...]</w:t>
      </w:r>
    </w:p>
    <w:p w:rsidR="0028253E" w:rsidRDefault="0028253E" w:rsidP="0028253E">
      <w:pPr>
        <w:pStyle w:val="Kop4"/>
      </w:pPr>
      <w:bookmarkStart w:id="205" w:name="_Toc225168180"/>
      <w:r>
        <w:t>Importeren mutatiebestanden locaties</w:t>
      </w:r>
      <w:bookmarkEnd w:id="205"/>
    </w:p>
    <w:p w:rsidR="0028253E" w:rsidRDefault="0028253E" w:rsidP="0028253E">
      <w:r>
        <w:t>[...]</w:t>
      </w:r>
    </w:p>
    <w:p w:rsidR="0028253E" w:rsidRDefault="0028253E" w:rsidP="0028253E">
      <w:pPr>
        <w:pStyle w:val="Kop4"/>
      </w:pPr>
      <w:bookmarkStart w:id="206" w:name="_Toc225168181"/>
      <w:r>
        <w:t>Rapporten</w:t>
      </w:r>
      <w:bookmarkEnd w:id="206"/>
    </w:p>
    <w:p w:rsidR="0028253E" w:rsidRDefault="0028253E" w:rsidP="0028253E">
      <w:r>
        <w:t>[...]</w:t>
      </w:r>
    </w:p>
    <w:p w:rsidR="0028253E" w:rsidRDefault="0028253E" w:rsidP="0028253E">
      <w:pPr>
        <w:pStyle w:val="Kop4"/>
      </w:pPr>
      <w:bookmarkStart w:id="207" w:name="_Toc225168182"/>
      <w:r>
        <w:t>Uitvoeren verhuizing (aanpassen gegevens)</w:t>
      </w:r>
      <w:bookmarkEnd w:id="207"/>
    </w:p>
    <w:p w:rsidR="0028253E" w:rsidRDefault="0028253E" w:rsidP="0028253E">
      <w:r>
        <w:t>[...]</w:t>
      </w:r>
    </w:p>
    <w:p w:rsidR="0028253E" w:rsidRDefault="0028253E" w:rsidP="0028253E">
      <w:pPr>
        <w:pStyle w:val="Kop4"/>
      </w:pPr>
      <w:bookmarkStart w:id="208" w:name="_Toc225168183"/>
      <w:r>
        <w:t>Overzicht verhuizingen (historie)</w:t>
      </w:r>
      <w:bookmarkEnd w:id="208"/>
    </w:p>
    <w:p w:rsidR="0028253E" w:rsidRDefault="0028253E" w:rsidP="0028253E">
      <w:r>
        <w:t>[...]</w:t>
      </w:r>
    </w:p>
    <w:p w:rsidR="0028253E" w:rsidRDefault="0028253E" w:rsidP="0028253E">
      <w:pPr>
        <w:pStyle w:val="Kop2"/>
      </w:pPr>
      <w:bookmarkStart w:id="209" w:name="_Toc225168184"/>
      <w:r>
        <w:t>Configuratie Taxonomieën</w:t>
      </w:r>
      <w:bookmarkEnd w:id="209"/>
    </w:p>
    <w:p w:rsidR="0028253E" w:rsidRDefault="0028253E" w:rsidP="0028253E">
      <w:r>
        <w:t>[...]</w:t>
      </w:r>
    </w:p>
    <w:p w:rsidR="0028253E" w:rsidRDefault="0028253E" w:rsidP="0028253E">
      <w:pPr>
        <w:pStyle w:val="Kop3"/>
      </w:pPr>
      <w:bookmarkStart w:id="210" w:name="_Toc225168185"/>
      <w:r>
        <w:lastRenderedPageBreak/>
        <w:t>Creatie/onderhoud taxonomieën</w:t>
      </w:r>
      <w:bookmarkEnd w:id="210"/>
    </w:p>
    <w:p w:rsidR="0028253E" w:rsidRDefault="0028253E" w:rsidP="0028253E">
      <w:r>
        <w:t>[...]</w:t>
      </w:r>
    </w:p>
    <w:p w:rsidR="0028253E" w:rsidRDefault="0028253E" w:rsidP="0028253E">
      <w:pPr>
        <w:pStyle w:val="Kop3"/>
      </w:pPr>
      <w:bookmarkStart w:id="211" w:name="_Toc225168186"/>
      <w:r>
        <w:t>Creatie/onderhoud categorie</w:t>
      </w:r>
      <w:bookmarkEnd w:id="211"/>
    </w:p>
    <w:p w:rsidR="0028253E" w:rsidRDefault="0028253E" w:rsidP="0028253E">
      <w:r>
        <w:t>[...]</w:t>
      </w:r>
    </w:p>
    <w:p w:rsidR="0028253E" w:rsidRDefault="0028253E" w:rsidP="0028253E">
      <w:pPr>
        <w:pStyle w:val="Kop3"/>
      </w:pPr>
      <w:bookmarkStart w:id="212" w:name="_Toc225168187"/>
      <w:r>
        <w:t>Toepassen nieuwe taxonomieën &amp; categorieën</w:t>
      </w:r>
      <w:bookmarkEnd w:id="212"/>
    </w:p>
    <w:p w:rsidR="0028253E" w:rsidRDefault="0028253E" w:rsidP="0028253E">
      <w:r>
        <w:t>[...]</w:t>
      </w:r>
    </w:p>
    <w:p w:rsidR="0028253E" w:rsidRDefault="0028253E" w:rsidP="0028253E">
      <w:pPr>
        <w:pStyle w:val="Kop3"/>
      </w:pPr>
      <w:bookmarkStart w:id="213" w:name="_Toc225168188"/>
      <w:r>
        <w:t>Overzicht wijzigingen</w:t>
      </w:r>
      <w:bookmarkEnd w:id="213"/>
    </w:p>
    <w:p w:rsidR="0028253E" w:rsidRDefault="0028253E" w:rsidP="0028253E">
      <w:r>
        <w:t>[...]</w:t>
      </w:r>
    </w:p>
    <w:p w:rsidR="0028253E" w:rsidRDefault="0028253E" w:rsidP="0028253E">
      <w:pPr>
        <w:pStyle w:val="Kop3"/>
      </w:pPr>
      <w:bookmarkStart w:id="214" w:name="_Toc225168189"/>
      <w:r>
        <w:t>Schedule productie taxonomieën</w:t>
      </w:r>
      <w:bookmarkEnd w:id="214"/>
    </w:p>
    <w:p w:rsidR="0028253E" w:rsidRDefault="0028253E" w:rsidP="0028253E">
      <w:r>
        <w:t>[...]</w:t>
      </w:r>
    </w:p>
    <w:p w:rsidR="0028253E" w:rsidRDefault="0028253E" w:rsidP="0028253E">
      <w:pPr>
        <w:pStyle w:val="Kop2"/>
      </w:pPr>
      <w:bookmarkStart w:id="215" w:name="_Toc225168190"/>
      <w:r>
        <w:t>Beheer gebruikers en gebruikersgroepen</w:t>
      </w:r>
      <w:bookmarkEnd w:id="215"/>
    </w:p>
    <w:p w:rsidR="0028253E" w:rsidRDefault="0028253E" w:rsidP="0028253E">
      <w:r>
        <w:t>[...]</w:t>
      </w:r>
    </w:p>
    <w:p w:rsidR="0028253E" w:rsidRDefault="0028253E" w:rsidP="0028253E">
      <w:pPr>
        <w:pStyle w:val="Kop3"/>
      </w:pPr>
      <w:bookmarkStart w:id="216" w:name="_Toc225168191"/>
      <w:r>
        <w:t>Beheer gebruikers</w:t>
      </w:r>
      <w:bookmarkEnd w:id="216"/>
    </w:p>
    <w:p w:rsidR="0028253E" w:rsidRDefault="0028253E" w:rsidP="0028253E">
      <w:r>
        <w:t>[...]</w:t>
      </w:r>
    </w:p>
    <w:p w:rsidR="0028253E" w:rsidRDefault="0028253E" w:rsidP="0028253E">
      <w:pPr>
        <w:pStyle w:val="Kop3"/>
      </w:pPr>
      <w:bookmarkStart w:id="217" w:name="_Toc225168192"/>
      <w:r>
        <w:t>Beheer gebruikersgroepen</w:t>
      </w:r>
      <w:bookmarkEnd w:id="217"/>
    </w:p>
    <w:p w:rsidR="0028253E" w:rsidRDefault="0028253E" w:rsidP="0028253E">
      <w:r>
        <w:t>[...]</w:t>
      </w:r>
    </w:p>
    <w:p w:rsidR="0028253E" w:rsidRDefault="0028253E" w:rsidP="0028253E">
      <w:pPr>
        <w:pStyle w:val="Kop3"/>
      </w:pPr>
      <w:bookmarkStart w:id="218" w:name="_Toc225168193"/>
      <w:r>
        <w:t>Rechtenmanagement (toewijzen rechten aan gebruikers en/of –groepen)</w:t>
      </w:r>
      <w:bookmarkEnd w:id="218"/>
    </w:p>
    <w:p w:rsidR="0028253E" w:rsidRDefault="0028253E" w:rsidP="0028253E">
      <w:r>
        <w:t>[...]</w:t>
      </w:r>
    </w:p>
    <w:p w:rsidR="0028253E" w:rsidRDefault="0028253E" w:rsidP="0028253E">
      <w:pPr>
        <w:pStyle w:val="Kop3"/>
      </w:pPr>
      <w:bookmarkStart w:id="219" w:name="_Toc225168194"/>
      <w:r>
        <w:t>Overzicht rechten</w:t>
      </w:r>
      <w:bookmarkEnd w:id="219"/>
    </w:p>
    <w:p w:rsidR="0028253E" w:rsidRDefault="0028253E" w:rsidP="0028253E">
      <w:r>
        <w:t>[...]</w:t>
      </w:r>
    </w:p>
    <w:p w:rsidR="0028253E" w:rsidRDefault="0028253E" w:rsidP="0028253E">
      <w:pPr>
        <w:pStyle w:val="Kop2"/>
      </w:pPr>
      <w:bookmarkStart w:id="220" w:name="_Toc225168195"/>
      <w:r>
        <w:t>Basisgegevens</w:t>
      </w:r>
      <w:bookmarkEnd w:id="220"/>
    </w:p>
    <w:p w:rsidR="0028253E" w:rsidRDefault="0028253E" w:rsidP="0028253E">
      <w:r>
        <w:t>[...]</w:t>
      </w:r>
    </w:p>
    <w:p w:rsidR="0028253E" w:rsidRDefault="0028253E" w:rsidP="0028253E">
      <w:pPr>
        <w:pStyle w:val="Kop3"/>
      </w:pPr>
      <w:bookmarkStart w:id="221" w:name="_Toc225168196"/>
      <w:r>
        <w:t>Onderhoud ContexType (admin/dev)</w:t>
      </w:r>
      <w:bookmarkEnd w:id="221"/>
    </w:p>
    <w:p w:rsidR="0028253E" w:rsidRDefault="0028253E" w:rsidP="0028253E">
      <w:r>
        <w:t>[...]</w:t>
      </w:r>
    </w:p>
    <w:p w:rsidR="0028253E" w:rsidRDefault="0028253E" w:rsidP="0028253E">
      <w:pPr>
        <w:pStyle w:val="Kop3"/>
      </w:pPr>
      <w:bookmarkStart w:id="222" w:name="_Toc225168197"/>
      <w:r>
        <w:t>Onderhoud DataType (admin/dev)</w:t>
      </w:r>
      <w:bookmarkEnd w:id="222"/>
    </w:p>
    <w:p w:rsidR="0028253E" w:rsidRDefault="0028253E" w:rsidP="0028253E">
      <w:r>
        <w:t>[...]</w:t>
      </w:r>
    </w:p>
    <w:p w:rsidR="0028253E" w:rsidRDefault="0028253E" w:rsidP="0028253E">
      <w:pPr>
        <w:pStyle w:val="Kop3"/>
      </w:pPr>
      <w:bookmarkStart w:id="223" w:name="_Toc225168198"/>
      <w:r>
        <w:t>Onderhoud DynEntityType (admin/dev)</w:t>
      </w:r>
      <w:bookmarkEnd w:id="223"/>
    </w:p>
    <w:p w:rsidR="0028253E" w:rsidRDefault="0028253E" w:rsidP="0028253E">
      <w:r>
        <w:t>[...]</w:t>
      </w:r>
    </w:p>
    <w:p w:rsidR="0028253E" w:rsidRDefault="00154FD5" w:rsidP="0028253E">
      <w:pPr>
        <w:pStyle w:val="Kop3"/>
      </w:pPr>
      <w:bookmarkStart w:id="224" w:name="_Toc225168199"/>
      <w:r>
        <w:t>Onderhoud MeasureUnit (admin)</w:t>
      </w:r>
      <w:bookmarkEnd w:id="224"/>
    </w:p>
    <w:p w:rsidR="00154FD5" w:rsidRDefault="00154FD5" w:rsidP="00154FD5">
      <w:r>
        <w:t>[...]</w:t>
      </w:r>
    </w:p>
    <w:p w:rsidR="00154FD5" w:rsidRDefault="00154FD5" w:rsidP="00154FD5">
      <w:pPr>
        <w:pStyle w:val="Kop3"/>
      </w:pPr>
      <w:bookmarkStart w:id="225" w:name="_Toc225168200"/>
      <w:r>
        <w:t>Onderhoud ScreenLayout (admin/dev)</w:t>
      </w:r>
      <w:bookmarkEnd w:id="225"/>
    </w:p>
    <w:p w:rsidR="00154FD5" w:rsidRDefault="00154FD5" w:rsidP="00154FD5">
      <w:r>
        <w:t>[...]</w:t>
      </w:r>
    </w:p>
    <w:p w:rsidR="00154FD5" w:rsidRDefault="00154FD5" w:rsidP="00154FD5">
      <w:pPr>
        <w:pStyle w:val="Kop3"/>
      </w:pPr>
      <w:bookmarkStart w:id="226" w:name="_Toc225168201"/>
      <w:r>
        <w:t>Onderhoud SearchOoperators per DataType (admin/dev)</w:t>
      </w:r>
      <w:bookmarkEnd w:id="226"/>
    </w:p>
    <w:p w:rsidR="00154FD5" w:rsidRDefault="00154FD5" w:rsidP="00154FD5">
      <w:r>
        <w:t>[...]</w:t>
      </w:r>
    </w:p>
    <w:p w:rsidR="00154FD5" w:rsidRDefault="00154FD5" w:rsidP="00154FD5">
      <w:pPr>
        <w:pStyle w:val="Kop3"/>
      </w:pPr>
      <w:bookmarkStart w:id="227" w:name="_Toc225168202"/>
      <w:r>
        <w:t>Onderhoud StringResources</w:t>
      </w:r>
      <w:bookmarkEnd w:id="227"/>
    </w:p>
    <w:p w:rsidR="00154FD5" w:rsidRDefault="00154FD5" w:rsidP="00154FD5">
      <w:r>
        <w:t>[...]</w:t>
      </w:r>
    </w:p>
    <w:p w:rsidR="00154FD5" w:rsidRDefault="00154FD5" w:rsidP="00154FD5">
      <w:pPr>
        <w:pStyle w:val="Kop3"/>
      </w:pPr>
      <w:bookmarkStart w:id="228" w:name="_Toc225168203"/>
      <w:r>
        <w:lastRenderedPageBreak/>
        <w:t>Onderhoud TransactionType (admin)</w:t>
      </w:r>
      <w:bookmarkEnd w:id="228"/>
    </w:p>
    <w:p w:rsidR="00154FD5" w:rsidRDefault="00154FD5" w:rsidP="00154FD5">
      <w:r>
        <w:t>[...]</w:t>
      </w:r>
    </w:p>
    <w:p w:rsidR="00154FD5" w:rsidRDefault="00154FD5" w:rsidP="00154FD5">
      <w:pPr>
        <w:pStyle w:val="Kop3"/>
      </w:pPr>
      <w:bookmarkStart w:id="229" w:name="_Toc225168204"/>
      <w:r>
        <w:t>Onderhoud Validaties (admin/dev)</w:t>
      </w:r>
      <w:bookmarkEnd w:id="229"/>
    </w:p>
    <w:p w:rsidR="00154FD5" w:rsidRDefault="00154FD5" w:rsidP="00154FD5">
      <w:r>
        <w:t>[...]</w:t>
      </w:r>
    </w:p>
    <w:p w:rsidR="00154FD5" w:rsidRDefault="00154FD5" w:rsidP="00154FD5">
      <w:pPr>
        <w:pStyle w:val="Kop3"/>
      </w:pPr>
      <w:bookmarkStart w:id="230" w:name="_Toc225168205"/>
      <w:r>
        <w:t>Onderhoud Validaties  per datatype (admin)</w:t>
      </w:r>
      <w:bookmarkEnd w:id="230"/>
    </w:p>
    <w:p w:rsidR="00154FD5" w:rsidRDefault="00154FD5" w:rsidP="00154FD5">
      <w:r>
        <w:t>[...]</w:t>
      </w:r>
    </w:p>
    <w:p w:rsidR="00154FD5" w:rsidRDefault="00154FD5" w:rsidP="00154FD5">
      <w:pPr>
        <w:pStyle w:val="Kop2"/>
      </w:pPr>
      <w:bookmarkStart w:id="231" w:name="_Toc225168206"/>
      <w:r>
        <w:t>Logging</w:t>
      </w:r>
      <w:bookmarkEnd w:id="231"/>
    </w:p>
    <w:p w:rsidR="00154FD5" w:rsidRDefault="00154FD5" w:rsidP="00154FD5">
      <w:r>
        <w:t>[...]</w:t>
      </w:r>
    </w:p>
    <w:p w:rsidR="00154FD5" w:rsidRDefault="00154FD5" w:rsidP="00154FD5">
      <w:pPr>
        <w:pStyle w:val="Kop3"/>
      </w:pPr>
      <w:bookmarkStart w:id="232" w:name="_Toc225168207"/>
      <w:r>
        <w:t>Instellen logging</w:t>
      </w:r>
      <w:bookmarkEnd w:id="232"/>
    </w:p>
    <w:p w:rsidR="00154FD5" w:rsidRDefault="00154FD5" w:rsidP="00154FD5">
      <w:r>
        <w:t>[...]</w:t>
      </w:r>
    </w:p>
    <w:p w:rsidR="00154FD5" w:rsidRDefault="00154FD5" w:rsidP="00154FD5">
      <w:pPr>
        <w:pStyle w:val="Kop3"/>
      </w:pPr>
      <w:bookmarkStart w:id="233" w:name="_Toc225168208"/>
      <w:r>
        <w:t>Overzicht logging</w:t>
      </w:r>
      <w:bookmarkEnd w:id="233"/>
    </w:p>
    <w:p w:rsidR="00154FD5" w:rsidRDefault="00154FD5" w:rsidP="00154FD5">
      <w:r>
        <w:t>[...]</w:t>
      </w:r>
    </w:p>
    <w:p w:rsidR="00154FD5" w:rsidRDefault="00154FD5" w:rsidP="00154FD5">
      <w:pPr>
        <w:pStyle w:val="Kop3"/>
      </w:pPr>
      <w:bookmarkStart w:id="234" w:name="_Toc225168209"/>
      <w:r>
        <w:t>Beheer logging (archivering)</w:t>
      </w:r>
      <w:bookmarkEnd w:id="234"/>
    </w:p>
    <w:p w:rsidR="00154FD5" w:rsidRDefault="00154FD5" w:rsidP="00154FD5">
      <w:r>
        <w:t>[...]</w:t>
      </w:r>
    </w:p>
    <w:p w:rsidR="00154FD5" w:rsidRDefault="00154FD5" w:rsidP="00154FD5">
      <w:pPr>
        <w:pStyle w:val="Kop2"/>
      </w:pPr>
      <w:bookmarkStart w:id="235" w:name="_Toc225168210"/>
      <w:r>
        <w:t>AssetManagement (applicatie) instellingen</w:t>
      </w:r>
      <w:bookmarkEnd w:id="235"/>
    </w:p>
    <w:p w:rsidR="00154FD5" w:rsidRDefault="00154FD5" w:rsidP="00154FD5">
      <w:r>
        <w:t>[...]</w:t>
      </w:r>
    </w:p>
    <w:p w:rsidR="00FC3B16" w:rsidRDefault="00FC3B16" w:rsidP="00154FD5">
      <w:pPr>
        <w:pStyle w:val="Kop3"/>
      </w:pPr>
      <w:bookmarkStart w:id="236" w:name="_Toc225168211"/>
      <w:r>
        <w:t>Meertaligheid instellingen</w:t>
      </w:r>
      <w:bookmarkEnd w:id="236"/>
    </w:p>
    <w:p w:rsidR="00FC3B16" w:rsidRPr="00FC3B16" w:rsidRDefault="00FC3B16" w:rsidP="00FC3B16">
      <w:r>
        <w:t xml:space="preserve">[...] </w:t>
      </w:r>
    </w:p>
    <w:p w:rsidR="00154FD5" w:rsidRDefault="00154FD5" w:rsidP="00154FD5">
      <w:pPr>
        <w:pStyle w:val="Kop3"/>
      </w:pPr>
      <w:bookmarkStart w:id="237" w:name="_Toc225168212"/>
      <w:r>
        <w:t>Database connectie assets</w:t>
      </w:r>
      <w:bookmarkEnd w:id="237"/>
    </w:p>
    <w:p w:rsidR="00154FD5" w:rsidRDefault="00154FD5" w:rsidP="00154FD5">
      <w:r>
        <w:t>[...]</w:t>
      </w:r>
    </w:p>
    <w:p w:rsidR="00154FD5" w:rsidRDefault="00154FD5" w:rsidP="00154FD5">
      <w:pPr>
        <w:pStyle w:val="Kop3"/>
      </w:pPr>
      <w:bookmarkStart w:id="238" w:name="_Toc225168213"/>
      <w:r>
        <w:t>Database connectie resources (teksten, …)</w:t>
      </w:r>
      <w:bookmarkEnd w:id="238"/>
    </w:p>
    <w:p w:rsidR="00154FD5" w:rsidRDefault="00154FD5" w:rsidP="00154FD5">
      <w:r>
        <w:t>[...]</w:t>
      </w:r>
    </w:p>
    <w:p w:rsidR="00154FD5" w:rsidRDefault="00154FD5" w:rsidP="00154FD5">
      <w:pPr>
        <w:pStyle w:val="Kop3"/>
      </w:pPr>
      <w:bookmarkStart w:id="239" w:name="_Toc225168214"/>
      <w:r>
        <w:t>Interfacing applicaties</w:t>
      </w:r>
      <w:bookmarkEnd w:id="239"/>
    </w:p>
    <w:p w:rsidR="00154FD5" w:rsidRDefault="00154FD5" w:rsidP="00154FD5">
      <w:r>
        <w:t>[...]</w:t>
      </w:r>
    </w:p>
    <w:p w:rsidR="00154FD5" w:rsidRDefault="00154FD5" w:rsidP="00154FD5">
      <w:pPr>
        <w:pStyle w:val="Kop3"/>
      </w:pPr>
      <w:bookmarkStart w:id="240" w:name="_Toc225168215"/>
      <w:r>
        <w:t>Configuratie plugins (latere release)</w:t>
      </w:r>
      <w:bookmarkEnd w:id="240"/>
    </w:p>
    <w:p w:rsidR="00154FD5" w:rsidRDefault="00154FD5" w:rsidP="00154FD5">
      <w:r>
        <w:t>[...]</w:t>
      </w:r>
    </w:p>
    <w:p w:rsidR="00154FD5" w:rsidRDefault="00154FD5" w:rsidP="00154FD5">
      <w:pPr>
        <w:pStyle w:val="Kop3"/>
      </w:pPr>
      <w:bookmarkStart w:id="241" w:name="_Toc225168216"/>
      <w:r>
        <w:t>Indexen</w:t>
      </w:r>
      <w:bookmarkEnd w:id="241"/>
    </w:p>
    <w:p w:rsidR="00154FD5" w:rsidRDefault="00154FD5" w:rsidP="00154FD5">
      <w:r>
        <w:t>[...]</w:t>
      </w:r>
    </w:p>
    <w:p w:rsidR="00154FD5" w:rsidRDefault="00154FD5" w:rsidP="00154FD5">
      <w:pPr>
        <w:pStyle w:val="Kop4"/>
      </w:pPr>
      <w:bookmarkStart w:id="242" w:name="_Toc225168217"/>
      <w:r>
        <w:t>Herindexeren</w:t>
      </w:r>
      <w:bookmarkEnd w:id="242"/>
    </w:p>
    <w:p w:rsidR="00154FD5" w:rsidRDefault="00154FD5" w:rsidP="00154FD5">
      <w:r>
        <w:t>[...]</w:t>
      </w:r>
    </w:p>
    <w:p w:rsidR="00154FD5" w:rsidRDefault="00154FD5" w:rsidP="00154FD5">
      <w:pPr>
        <w:pStyle w:val="Kop4"/>
      </w:pPr>
      <w:bookmarkStart w:id="243" w:name="_Toc225168218"/>
      <w:r>
        <w:t>Overzicht indexen</w:t>
      </w:r>
      <w:bookmarkEnd w:id="243"/>
    </w:p>
    <w:p w:rsidR="00154FD5" w:rsidRDefault="00154FD5" w:rsidP="00154FD5">
      <w:r>
        <w:t>[...]</w:t>
      </w:r>
    </w:p>
    <w:p w:rsidR="00154FD5" w:rsidRDefault="00154FD5" w:rsidP="00154FD5">
      <w:pPr>
        <w:pStyle w:val="Kop4"/>
      </w:pPr>
      <w:bookmarkStart w:id="244" w:name="_Toc225168219"/>
      <w:r>
        <w:t>Configuratie faceted search</w:t>
      </w:r>
      <w:bookmarkEnd w:id="244"/>
    </w:p>
    <w:p w:rsidR="00154FD5" w:rsidRDefault="00154FD5" w:rsidP="00154FD5">
      <w:r>
        <w:t>[...]</w:t>
      </w:r>
    </w:p>
    <w:p w:rsidR="00154FD5" w:rsidRDefault="00154FD5" w:rsidP="00154FD5">
      <w:pPr>
        <w:pStyle w:val="Kop4"/>
      </w:pPr>
      <w:bookmarkStart w:id="245" w:name="_Toc225168220"/>
      <w:r>
        <w:t>Overzicht zoekopdrachten met 0 resultaten</w:t>
      </w:r>
      <w:bookmarkEnd w:id="245"/>
    </w:p>
    <w:p w:rsidR="00154FD5" w:rsidRDefault="00154FD5" w:rsidP="00154FD5">
      <w:r>
        <w:t>[...]</w:t>
      </w:r>
    </w:p>
    <w:p w:rsidR="00154FD5" w:rsidRDefault="00154FD5" w:rsidP="00154FD5">
      <w:pPr>
        <w:pStyle w:val="Kop4"/>
      </w:pPr>
      <w:bookmarkStart w:id="246" w:name="_Toc225168221"/>
      <w:r>
        <w:t>Overzicht top 10, top 100, … van ingetype zoekwoorden</w:t>
      </w:r>
      <w:bookmarkEnd w:id="246"/>
    </w:p>
    <w:p w:rsidR="00114945" w:rsidRPr="00FE01CC" w:rsidRDefault="00154FD5" w:rsidP="00BB58F4">
      <w:r>
        <w:t>[...]</w:t>
      </w:r>
      <w:bookmarkEnd w:id="43"/>
      <w:bookmarkEnd w:id="44"/>
    </w:p>
    <w:sectPr w:rsidR="00114945" w:rsidRPr="00FE01CC" w:rsidSect="005C3AC0">
      <w:footerReference w:type="default" r:id="rId42"/>
      <w:pgSz w:w="11907" w:h="16839" w:code="9"/>
      <w:pgMar w:top="964" w:right="794" w:bottom="964" w:left="794" w:header="227" w:footer="22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Wouter Steegmans" w:date="2009-03-09T15:23:00Z" w:initials="WS">
    <w:p w:rsidR="00D05586" w:rsidRDefault="00D05586" w:rsidP="001B02A6">
      <w:pPr>
        <w:pStyle w:val="Tekstopmerking"/>
      </w:pPr>
      <w:r>
        <w:rPr>
          <w:rStyle w:val="Verwijzingopmerking"/>
        </w:rPr>
        <w:annotationRef/>
      </w:r>
      <w:r>
        <w:t>Extra tabel voor creëren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93B" w:rsidRDefault="00AD693B" w:rsidP="001738D2">
      <w:pPr>
        <w:spacing w:line="240" w:lineRule="auto"/>
      </w:pPr>
      <w:r>
        <w:separator/>
      </w:r>
    </w:p>
  </w:endnote>
  <w:endnote w:type="continuationSeparator" w:id="0">
    <w:p w:rsidR="00AD693B" w:rsidRDefault="00AD693B" w:rsidP="001738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586" w:rsidRPr="004C2554" w:rsidRDefault="00D05586" w:rsidP="00E019AE">
    <w:pPr>
      <w:pStyle w:val="Voettekst"/>
      <w:pBdr>
        <w:top w:val="single" w:sz="24" w:space="1" w:color="7B9E03"/>
      </w:pBdr>
      <w:tabs>
        <w:tab w:val="clear" w:pos="9072"/>
        <w:tab w:val="right" w:pos="10348"/>
      </w:tabs>
      <w:rPr>
        <w:color w:val="5C5C5C"/>
        <w:sz w:val="6"/>
        <w:szCs w:val="6"/>
      </w:rPr>
    </w:pPr>
  </w:p>
  <w:p w:rsidR="00D05586" w:rsidRPr="004C2554" w:rsidRDefault="00D05586" w:rsidP="00E019AE">
    <w:pPr>
      <w:pStyle w:val="Voettekst"/>
      <w:pBdr>
        <w:top w:val="single" w:sz="24" w:space="1" w:color="7B9E03"/>
      </w:pBdr>
      <w:tabs>
        <w:tab w:val="clear" w:pos="9072"/>
        <w:tab w:val="right" w:pos="10206"/>
      </w:tabs>
      <w:rPr>
        <w:color w:val="5C5C5C"/>
        <w:sz w:val="16"/>
        <w:szCs w:val="16"/>
      </w:rPr>
    </w:pPr>
    <w:r w:rsidRPr="004C2554">
      <w:rPr>
        <w:color w:val="5C5C5C"/>
        <w:sz w:val="16"/>
        <w:szCs w:val="16"/>
      </w:rPr>
      <w:t>© Copyright 200</w:t>
    </w:r>
    <w:r>
      <w:rPr>
        <w:color w:val="5C5C5C"/>
        <w:sz w:val="16"/>
        <w:szCs w:val="16"/>
      </w:rPr>
      <w:t>9</w:t>
    </w:r>
    <w:r w:rsidRPr="004C2554">
      <w:rPr>
        <w:color w:val="5C5C5C"/>
        <w:sz w:val="16"/>
        <w:szCs w:val="16"/>
      </w:rPr>
      <w:t xml:space="preserve"> – ACV Metaal</w:t>
    </w:r>
    <w:r w:rsidRPr="004C2554">
      <w:rPr>
        <w:color w:val="5C5C5C"/>
        <w:sz w:val="16"/>
        <w:szCs w:val="16"/>
      </w:rPr>
      <w:tab/>
    </w:r>
    <w:r w:rsidRPr="004C2554">
      <w:rPr>
        <w:color w:val="5C5C5C"/>
        <w:sz w:val="16"/>
        <w:szCs w:val="16"/>
      </w:rPr>
      <w:tab/>
    </w:r>
    <w:r>
      <w:rPr>
        <w:color w:val="5C5C5C"/>
        <w:sz w:val="16"/>
        <w:szCs w:val="16"/>
      </w:rPr>
      <w:t>AssetManagement – Technisch Ontwerp – Datamodel</w:t>
    </w:r>
    <w:r w:rsidRPr="004C2554">
      <w:rPr>
        <w:color w:val="5C5C5C"/>
        <w:sz w:val="16"/>
        <w:szCs w:val="16"/>
      </w:rPr>
      <w:t xml:space="preserve">   [</w:t>
    </w:r>
    <w:r w:rsidRPr="004C2554">
      <w:rPr>
        <w:b/>
        <w:color w:val="7B9E03"/>
        <w:sz w:val="16"/>
        <w:szCs w:val="16"/>
      </w:rPr>
      <w:fldChar w:fldCharType="begin"/>
    </w:r>
    <w:r w:rsidRPr="004C2554">
      <w:rPr>
        <w:b/>
        <w:color w:val="7B9E03"/>
        <w:sz w:val="16"/>
        <w:szCs w:val="16"/>
      </w:rPr>
      <w:instrText xml:space="preserve"> PAGE   \* MERGEFORMAT </w:instrText>
    </w:r>
    <w:r w:rsidRPr="004C2554">
      <w:rPr>
        <w:b/>
        <w:color w:val="7B9E03"/>
        <w:sz w:val="16"/>
        <w:szCs w:val="16"/>
      </w:rPr>
      <w:fldChar w:fldCharType="separate"/>
    </w:r>
    <w:r w:rsidR="00743565">
      <w:rPr>
        <w:b/>
        <w:noProof/>
        <w:color w:val="7B9E03"/>
        <w:sz w:val="16"/>
        <w:szCs w:val="16"/>
      </w:rPr>
      <w:t>18</w:t>
    </w:r>
    <w:r w:rsidRPr="004C2554">
      <w:rPr>
        <w:b/>
        <w:color w:val="7B9E03"/>
        <w:sz w:val="16"/>
        <w:szCs w:val="16"/>
      </w:rPr>
      <w:fldChar w:fldCharType="end"/>
    </w:r>
    <w:r w:rsidRPr="004C2554">
      <w:rPr>
        <w:color w:val="5C5C5C"/>
        <w:sz w:val="16"/>
        <w:szCs w:val="16"/>
      </w:rPr>
      <w:t>]</w:t>
    </w:r>
  </w:p>
  <w:p w:rsidR="00D05586" w:rsidRDefault="00D0558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93B" w:rsidRDefault="00AD693B" w:rsidP="001738D2">
      <w:pPr>
        <w:spacing w:line="240" w:lineRule="auto"/>
      </w:pPr>
      <w:r>
        <w:separator/>
      </w:r>
    </w:p>
  </w:footnote>
  <w:footnote w:type="continuationSeparator" w:id="0">
    <w:p w:rsidR="00AD693B" w:rsidRDefault="00AD693B" w:rsidP="001738D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37A8182"/>
    <w:lvl w:ilvl="0">
      <w:start w:val="1"/>
      <w:numFmt w:val="decimal"/>
      <w:lvlText w:val="%1."/>
      <w:lvlJc w:val="left"/>
      <w:pPr>
        <w:tabs>
          <w:tab w:val="num" w:pos="1492"/>
        </w:tabs>
        <w:ind w:left="1492" w:hanging="360"/>
      </w:pPr>
    </w:lvl>
  </w:abstractNum>
  <w:abstractNum w:abstractNumId="1">
    <w:nsid w:val="FFFFFF7D"/>
    <w:multiLevelType w:val="singleLevel"/>
    <w:tmpl w:val="E0FA6E96"/>
    <w:lvl w:ilvl="0">
      <w:start w:val="1"/>
      <w:numFmt w:val="decimal"/>
      <w:lvlText w:val="%1."/>
      <w:lvlJc w:val="left"/>
      <w:pPr>
        <w:tabs>
          <w:tab w:val="num" w:pos="1209"/>
        </w:tabs>
        <w:ind w:left="1209" w:hanging="360"/>
      </w:pPr>
    </w:lvl>
  </w:abstractNum>
  <w:abstractNum w:abstractNumId="2">
    <w:nsid w:val="FFFFFF7E"/>
    <w:multiLevelType w:val="singleLevel"/>
    <w:tmpl w:val="11D69C84"/>
    <w:lvl w:ilvl="0">
      <w:start w:val="1"/>
      <w:numFmt w:val="decimal"/>
      <w:lvlText w:val="%1."/>
      <w:lvlJc w:val="left"/>
      <w:pPr>
        <w:tabs>
          <w:tab w:val="num" w:pos="926"/>
        </w:tabs>
        <w:ind w:left="926" w:hanging="360"/>
      </w:pPr>
    </w:lvl>
  </w:abstractNum>
  <w:abstractNum w:abstractNumId="3">
    <w:nsid w:val="FFFFFF7F"/>
    <w:multiLevelType w:val="singleLevel"/>
    <w:tmpl w:val="A76EAFA6"/>
    <w:lvl w:ilvl="0">
      <w:start w:val="1"/>
      <w:numFmt w:val="decimal"/>
      <w:lvlText w:val="%1."/>
      <w:lvlJc w:val="left"/>
      <w:pPr>
        <w:tabs>
          <w:tab w:val="num" w:pos="643"/>
        </w:tabs>
        <w:ind w:left="643" w:hanging="360"/>
      </w:pPr>
    </w:lvl>
  </w:abstractNum>
  <w:abstractNum w:abstractNumId="4">
    <w:nsid w:val="FFFFFF80"/>
    <w:multiLevelType w:val="singleLevel"/>
    <w:tmpl w:val="3DC898C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9B45C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42C14B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CEA929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27C1E3A"/>
    <w:lvl w:ilvl="0">
      <w:start w:val="1"/>
      <w:numFmt w:val="decimal"/>
      <w:lvlText w:val="%1."/>
      <w:lvlJc w:val="left"/>
      <w:pPr>
        <w:tabs>
          <w:tab w:val="num" w:pos="360"/>
        </w:tabs>
        <w:ind w:left="360" w:hanging="360"/>
      </w:pPr>
    </w:lvl>
  </w:abstractNum>
  <w:abstractNum w:abstractNumId="9">
    <w:nsid w:val="FFFFFF89"/>
    <w:multiLevelType w:val="singleLevel"/>
    <w:tmpl w:val="B150C282"/>
    <w:lvl w:ilvl="0">
      <w:start w:val="1"/>
      <w:numFmt w:val="bullet"/>
      <w:pStyle w:val="Lijstopsomteken"/>
      <w:lvlText w:val=""/>
      <w:lvlJc w:val="left"/>
      <w:pPr>
        <w:ind w:left="360" w:hanging="360"/>
      </w:pPr>
      <w:rPr>
        <w:rFonts w:ascii="Wingdings" w:hAnsi="Wingdings" w:hint="default"/>
      </w:rPr>
    </w:lvl>
  </w:abstractNum>
  <w:abstractNum w:abstractNumId="10">
    <w:nsid w:val="007D794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06B170A"/>
    <w:multiLevelType w:val="hybridMultilevel"/>
    <w:tmpl w:val="2EF6F63E"/>
    <w:lvl w:ilvl="0" w:tplc="182E0E20">
      <w:start w:val="15"/>
      <w:numFmt w:val="bullet"/>
      <w:lvlText w:val="-"/>
      <w:lvlJc w:val="left"/>
      <w:pPr>
        <w:ind w:left="720" w:hanging="360"/>
      </w:pPr>
      <w:rPr>
        <w:rFonts w:ascii="Calibri" w:eastAsia="SimSun"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12DD6535"/>
    <w:multiLevelType w:val="hybridMultilevel"/>
    <w:tmpl w:val="F496BF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141B7718"/>
    <w:multiLevelType w:val="hybridMultilevel"/>
    <w:tmpl w:val="6D32A8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1E6300EC"/>
    <w:multiLevelType w:val="hybridMultilevel"/>
    <w:tmpl w:val="FFE46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217A7629"/>
    <w:multiLevelType w:val="multilevel"/>
    <w:tmpl w:val="8766C99E"/>
    <w:lvl w:ilvl="0">
      <w:start w:val="1"/>
      <w:numFmt w:val="decimal"/>
      <w:pStyle w:val="Kop1"/>
      <w:suff w:val="nothing"/>
      <w:lvlText w:val="%1."/>
      <w:lvlJc w:val="left"/>
      <w:pPr>
        <w:ind w:left="0" w:firstLine="0"/>
      </w:pPr>
      <w:rPr>
        <w:rFonts w:hint="default"/>
        <w:color w:val="7B9E03"/>
        <w:sz w:val="2"/>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6">
    <w:nsid w:val="2E996896"/>
    <w:multiLevelType w:val="hybridMultilevel"/>
    <w:tmpl w:val="11C4DD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371B3992"/>
    <w:multiLevelType w:val="hybridMultilevel"/>
    <w:tmpl w:val="AD1A38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3A8C5996"/>
    <w:multiLevelType w:val="hybridMultilevel"/>
    <w:tmpl w:val="609E053A"/>
    <w:lvl w:ilvl="0" w:tplc="B09492E8">
      <w:start w:val="1"/>
      <w:numFmt w:val="bullet"/>
      <w:pStyle w:val="Lijstalinea"/>
      <w:lvlText w:val=""/>
      <w:lvlJc w:val="left"/>
      <w:pPr>
        <w:ind w:left="1068" w:hanging="360"/>
      </w:pPr>
      <w:rPr>
        <w:rFonts w:ascii="Wingdings" w:hAnsi="Wingdings" w:hint="default"/>
      </w:rPr>
    </w:lvl>
    <w:lvl w:ilvl="1" w:tplc="08130003">
      <w:start w:val="1"/>
      <w:numFmt w:val="bullet"/>
      <w:lvlText w:val="o"/>
      <w:lvlJc w:val="left"/>
      <w:pPr>
        <w:ind w:left="1788" w:hanging="360"/>
      </w:pPr>
      <w:rPr>
        <w:rFonts w:ascii="Courier New" w:hAnsi="Courier New" w:cs="Courier New" w:hint="default"/>
      </w:rPr>
    </w:lvl>
    <w:lvl w:ilvl="2" w:tplc="08130005">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9">
    <w:nsid w:val="43EE52A1"/>
    <w:multiLevelType w:val="hybridMultilevel"/>
    <w:tmpl w:val="4FF27F2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FCD66AB"/>
    <w:multiLevelType w:val="hybridMultilevel"/>
    <w:tmpl w:val="F7C840F8"/>
    <w:lvl w:ilvl="0" w:tplc="08130005">
      <w:start w:val="1"/>
      <w:numFmt w:val="bullet"/>
      <w:lvlText w:val=""/>
      <w:lvlJc w:val="left"/>
      <w:pPr>
        <w:ind w:left="644" w:hanging="360"/>
      </w:pPr>
      <w:rPr>
        <w:rFonts w:ascii="Wingdings" w:hAnsi="Wingdings" w:hint="default"/>
      </w:rPr>
    </w:lvl>
    <w:lvl w:ilvl="1" w:tplc="08130003" w:tentative="1">
      <w:start w:val="1"/>
      <w:numFmt w:val="bullet"/>
      <w:lvlText w:val="o"/>
      <w:lvlJc w:val="left"/>
      <w:pPr>
        <w:ind w:left="1364" w:hanging="360"/>
      </w:pPr>
      <w:rPr>
        <w:rFonts w:ascii="Courier New" w:hAnsi="Courier New" w:cs="Courier New" w:hint="default"/>
      </w:rPr>
    </w:lvl>
    <w:lvl w:ilvl="2" w:tplc="08130005" w:tentative="1">
      <w:start w:val="1"/>
      <w:numFmt w:val="bullet"/>
      <w:lvlText w:val=""/>
      <w:lvlJc w:val="left"/>
      <w:pPr>
        <w:ind w:left="2084" w:hanging="360"/>
      </w:pPr>
      <w:rPr>
        <w:rFonts w:ascii="Wingdings" w:hAnsi="Wingdings" w:hint="default"/>
      </w:rPr>
    </w:lvl>
    <w:lvl w:ilvl="3" w:tplc="08130001" w:tentative="1">
      <w:start w:val="1"/>
      <w:numFmt w:val="bullet"/>
      <w:lvlText w:val=""/>
      <w:lvlJc w:val="left"/>
      <w:pPr>
        <w:ind w:left="2804" w:hanging="360"/>
      </w:pPr>
      <w:rPr>
        <w:rFonts w:ascii="Symbol" w:hAnsi="Symbol" w:hint="default"/>
      </w:rPr>
    </w:lvl>
    <w:lvl w:ilvl="4" w:tplc="08130003" w:tentative="1">
      <w:start w:val="1"/>
      <w:numFmt w:val="bullet"/>
      <w:lvlText w:val="o"/>
      <w:lvlJc w:val="left"/>
      <w:pPr>
        <w:ind w:left="3524" w:hanging="360"/>
      </w:pPr>
      <w:rPr>
        <w:rFonts w:ascii="Courier New" w:hAnsi="Courier New" w:cs="Courier New" w:hint="default"/>
      </w:rPr>
    </w:lvl>
    <w:lvl w:ilvl="5" w:tplc="08130005" w:tentative="1">
      <w:start w:val="1"/>
      <w:numFmt w:val="bullet"/>
      <w:lvlText w:val=""/>
      <w:lvlJc w:val="left"/>
      <w:pPr>
        <w:ind w:left="4244" w:hanging="360"/>
      </w:pPr>
      <w:rPr>
        <w:rFonts w:ascii="Wingdings" w:hAnsi="Wingdings" w:hint="default"/>
      </w:rPr>
    </w:lvl>
    <w:lvl w:ilvl="6" w:tplc="08130001" w:tentative="1">
      <w:start w:val="1"/>
      <w:numFmt w:val="bullet"/>
      <w:lvlText w:val=""/>
      <w:lvlJc w:val="left"/>
      <w:pPr>
        <w:ind w:left="4964" w:hanging="360"/>
      </w:pPr>
      <w:rPr>
        <w:rFonts w:ascii="Symbol" w:hAnsi="Symbol" w:hint="default"/>
      </w:rPr>
    </w:lvl>
    <w:lvl w:ilvl="7" w:tplc="08130003" w:tentative="1">
      <w:start w:val="1"/>
      <w:numFmt w:val="bullet"/>
      <w:lvlText w:val="o"/>
      <w:lvlJc w:val="left"/>
      <w:pPr>
        <w:ind w:left="5684" w:hanging="360"/>
      </w:pPr>
      <w:rPr>
        <w:rFonts w:ascii="Courier New" w:hAnsi="Courier New" w:cs="Courier New" w:hint="default"/>
      </w:rPr>
    </w:lvl>
    <w:lvl w:ilvl="8" w:tplc="08130005" w:tentative="1">
      <w:start w:val="1"/>
      <w:numFmt w:val="bullet"/>
      <w:lvlText w:val=""/>
      <w:lvlJc w:val="left"/>
      <w:pPr>
        <w:ind w:left="6404" w:hanging="360"/>
      </w:pPr>
      <w:rPr>
        <w:rFonts w:ascii="Wingdings" w:hAnsi="Wingdings" w:hint="default"/>
      </w:rPr>
    </w:lvl>
  </w:abstractNum>
  <w:abstractNum w:abstractNumId="21">
    <w:nsid w:val="713E361A"/>
    <w:multiLevelType w:val="hybridMultilevel"/>
    <w:tmpl w:val="7032C23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73C403EF"/>
    <w:multiLevelType w:val="hybridMultilevel"/>
    <w:tmpl w:val="536A95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nsid w:val="7C5E7878"/>
    <w:multiLevelType w:val="hybridMultilevel"/>
    <w:tmpl w:val="C00AB8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3"/>
  </w:num>
  <w:num w:numId="2">
    <w:abstractNumId w:val="14"/>
  </w:num>
  <w:num w:numId="3">
    <w:abstractNumId w:val="18"/>
  </w:num>
  <w:num w:numId="4">
    <w:abstractNumId w:val="12"/>
  </w:num>
  <w:num w:numId="5">
    <w:abstractNumId w:val="1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6"/>
  </w:num>
  <w:num w:numId="17">
    <w:abstractNumId w:val="22"/>
  </w:num>
  <w:num w:numId="18">
    <w:abstractNumId w:val="11"/>
  </w:num>
  <w:num w:numId="19">
    <w:abstractNumId w:val="15"/>
  </w:num>
  <w:num w:numId="20">
    <w:abstractNumId w:val="17"/>
  </w:num>
  <w:num w:numId="21">
    <w:abstractNumId w:val="20"/>
  </w:num>
  <w:num w:numId="22">
    <w:abstractNumId w:val="10"/>
  </w:num>
  <w:num w:numId="23">
    <w:abstractNumId w:val="1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activeWritingStyle w:appName="MSWord" w:lang="en-US" w:vendorID="64" w:dllVersion="131078" w:nlCheck="1" w:checkStyle="1"/>
  <w:activeWritingStyle w:appName="MSWord" w:lang="fr-BE" w:vendorID="64" w:dllVersion="131078" w:nlCheck="1" w:checkStyle="1"/>
  <w:activeWritingStyle w:appName="MSWord" w:lang="en-GB" w:vendorID="64" w:dllVersion="131078"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74687"/>
    <w:rsid w:val="00002098"/>
    <w:rsid w:val="00004D7D"/>
    <w:rsid w:val="00010192"/>
    <w:rsid w:val="000109D9"/>
    <w:rsid w:val="000215B9"/>
    <w:rsid w:val="00023C3E"/>
    <w:rsid w:val="000305F1"/>
    <w:rsid w:val="000347FD"/>
    <w:rsid w:val="00046A07"/>
    <w:rsid w:val="0005115D"/>
    <w:rsid w:val="000511AE"/>
    <w:rsid w:val="00053EEE"/>
    <w:rsid w:val="00055EBC"/>
    <w:rsid w:val="00057D18"/>
    <w:rsid w:val="0006244D"/>
    <w:rsid w:val="0006435A"/>
    <w:rsid w:val="00067907"/>
    <w:rsid w:val="000719BB"/>
    <w:rsid w:val="00075A8E"/>
    <w:rsid w:val="0008315D"/>
    <w:rsid w:val="00083B1B"/>
    <w:rsid w:val="00084D6E"/>
    <w:rsid w:val="00087C9B"/>
    <w:rsid w:val="00087D63"/>
    <w:rsid w:val="00090A3F"/>
    <w:rsid w:val="00097EC0"/>
    <w:rsid w:val="000A4EEB"/>
    <w:rsid w:val="000A6B2E"/>
    <w:rsid w:val="000A7027"/>
    <w:rsid w:val="000A7FD9"/>
    <w:rsid w:val="000B0908"/>
    <w:rsid w:val="000B4B45"/>
    <w:rsid w:val="000B5F65"/>
    <w:rsid w:val="000B6734"/>
    <w:rsid w:val="000B7C81"/>
    <w:rsid w:val="000C1F10"/>
    <w:rsid w:val="000C32B0"/>
    <w:rsid w:val="000C744D"/>
    <w:rsid w:val="000D4AC1"/>
    <w:rsid w:val="000D7CD4"/>
    <w:rsid w:val="000E2FD2"/>
    <w:rsid w:val="000F19D1"/>
    <w:rsid w:val="000F2448"/>
    <w:rsid w:val="000F2C7B"/>
    <w:rsid w:val="000F7D8C"/>
    <w:rsid w:val="00102AD5"/>
    <w:rsid w:val="00103A78"/>
    <w:rsid w:val="00105003"/>
    <w:rsid w:val="00110B2C"/>
    <w:rsid w:val="0011202B"/>
    <w:rsid w:val="00114945"/>
    <w:rsid w:val="00120D98"/>
    <w:rsid w:val="00133200"/>
    <w:rsid w:val="001344A2"/>
    <w:rsid w:val="00134714"/>
    <w:rsid w:val="00135CE7"/>
    <w:rsid w:val="00137B20"/>
    <w:rsid w:val="001405C5"/>
    <w:rsid w:val="0014766C"/>
    <w:rsid w:val="0015233A"/>
    <w:rsid w:val="0015458B"/>
    <w:rsid w:val="00154FD5"/>
    <w:rsid w:val="001576AC"/>
    <w:rsid w:val="00157E85"/>
    <w:rsid w:val="00162363"/>
    <w:rsid w:val="00165CE1"/>
    <w:rsid w:val="0017162C"/>
    <w:rsid w:val="0017195B"/>
    <w:rsid w:val="00172EA0"/>
    <w:rsid w:val="00172F69"/>
    <w:rsid w:val="001738D2"/>
    <w:rsid w:val="00173C25"/>
    <w:rsid w:val="001749C9"/>
    <w:rsid w:val="00177ED4"/>
    <w:rsid w:val="001914A2"/>
    <w:rsid w:val="001974DA"/>
    <w:rsid w:val="001A3603"/>
    <w:rsid w:val="001A59BC"/>
    <w:rsid w:val="001A7F0A"/>
    <w:rsid w:val="001B02A6"/>
    <w:rsid w:val="001B518D"/>
    <w:rsid w:val="001B59D2"/>
    <w:rsid w:val="001C667F"/>
    <w:rsid w:val="001C6C83"/>
    <w:rsid w:val="001C6F22"/>
    <w:rsid w:val="001D1545"/>
    <w:rsid w:val="001D42AF"/>
    <w:rsid w:val="001D56DA"/>
    <w:rsid w:val="001D5DAD"/>
    <w:rsid w:val="001E2DD8"/>
    <w:rsid w:val="001E38FE"/>
    <w:rsid w:val="001E4F8A"/>
    <w:rsid w:val="001F0397"/>
    <w:rsid w:val="001F4A0A"/>
    <w:rsid w:val="001F589C"/>
    <w:rsid w:val="001F5DB3"/>
    <w:rsid w:val="001F7DF6"/>
    <w:rsid w:val="00200197"/>
    <w:rsid w:val="00210398"/>
    <w:rsid w:val="00211C30"/>
    <w:rsid w:val="002175DD"/>
    <w:rsid w:val="0022702A"/>
    <w:rsid w:val="00230556"/>
    <w:rsid w:val="00230DE7"/>
    <w:rsid w:val="0023114D"/>
    <w:rsid w:val="00234B9C"/>
    <w:rsid w:val="00234C0A"/>
    <w:rsid w:val="00246308"/>
    <w:rsid w:val="00250D05"/>
    <w:rsid w:val="002535F9"/>
    <w:rsid w:val="0025360F"/>
    <w:rsid w:val="00254AAC"/>
    <w:rsid w:val="00257E20"/>
    <w:rsid w:val="00257FA7"/>
    <w:rsid w:val="00261CCC"/>
    <w:rsid w:val="002668FE"/>
    <w:rsid w:val="0028253E"/>
    <w:rsid w:val="002859AC"/>
    <w:rsid w:val="00285A7B"/>
    <w:rsid w:val="00295365"/>
    <w:rsid w:val="002A3D70"/>
    <w:rsid w:val="002A4659"/>
    <w:rsid w:val="002A5BCC"/>
    <w:rsid w:val="002A7762"/>
    <w:rsid w:val="002B0337"/>
    <w:rsid w:val="002B18AF"/>
    <w:rsid w:val="002C2875"/>
    <w:rsid w:val="002C41F5"/>
    <w:rsid w:val="002C4576"/>
    <w:rsid w:val="002D7ACB"/>
    <w:rsid w:val="002E0D3E"/>
    <w:rsid w:val="002E4242"/>
    <w:rsid w:val="002F0903"/>
    <w:rsid w:val="002F548B"/>
    <w:rsid w:val="002F670B"/>
    <w:rsid w:val="00301CF5"/>
    <w:rsid w:val="003021BB"/>
    <w:rsid w:val="00304EC9"/>
    <w:rsid w:val="00307850"/>
    <w:rsid w:val="00310D5B"/>
    <w:rsid w:val="003158F0"/>
    <w:rsid w:val="00324871"/>
    <w:rsid w:val="00330F3A"/>
    <w:rsid w:val="0033270E"/>
    <w:rsid w:val="00333AB1"/>
    <w:rsid w:val="00333B61"/>
    <w:rsid w:val="00336BD0"/>
    <w:rsid w:val="003403E2"/>
    <w:rsid w:val="00343702"/>
    <w:rsid w:val="00345DDF"/>
    <w:rsid w:val="00354014"/>
    <w:rsid w:val="00355765"/>
    <w:rsid w:val="00363003"/>
    <w:rsid w:val="00366647"/>
    <w:rsid w:val="0037127F"/>
    <w:rsid w:val="00371FF9"/>
    <w:rsid w:val="0038122E"/>
    <w:rsid w:val="0038179E"/>
    <w:rsid w:val="00385751"/>
    <w:rsid w:val="003871D9"/>
    <w:rsid w:val="00392DBB"/>
    <w:rsid w:val="0039307A"/>
    <w:rsid w:val="00395636"/>
    <w:rsid w:val="003A0816"/>
    <w:rsid w:val="003A2164"/>
    <w:rsid w:val="003A354A"/>
    <w:rsid w:val="003A63E7"/>
    <w:rsid w:val="003A7DC5"/>
    <w:rsid w:val="003B0C54"/>
    <w:rsid w:val="003B32E8"/>
    <w:rsid w:val="003B5E3D"/>
    <w:rsid w:val="003B62A8"/>
    <w:rsid w:val="003B7E95"/>
    <w:rsid w:val="003C0306"/>
    <w:rsid w:val="003C0631"/>
    <w:rsid w:val="003C44F2"/>
    <w:rsid w:val="003C699B"/>
    <w:rsid w:val="003D23F3"/>
    <w:rsid w:val="003D2B14"/>
    <w:rsid w:val="003D4FA3"/>
    <w:rsid w:val="003D63D4"/>
    <w:rsid w:val="003E2E87"/>
    <w:rsid w:val="003E58F3"/>
    <w:rsid w:val="003F0E7C"/>
    <w:rsid w:val="00401096"/>
    <w:rsid w:val="00402057"/>
    <w:rsid w:val="0040497F"/>
    <w:rsid w:val="004058C3"/>
    <w:rsid w:val="00407AF3"/>
    <w:rsid w:val="00411144"/>
    <w:rsid w:val="00412816"/>
    <w:rsid w:val="0041644F"/>
    <w:rsid w:val="004176E4"/>
    <w:rsid w:val="00420EF7"/>
    <w:rsid w:val="0042593E"/>
    <w:rsid w:val="0042615B"/>
    <w:rsid w:val="00435D52"/>
    <w:rsid w:val="004366CC"/>
    <w:rsid w:val="00445E8D"/>
    <w:rsid w:val="00450D20"/>
    <w:rsid w:val="004533FC"/>
    <w:rsid w:val="00457CBC"/>
    <w:rsid w:val="00460754"/>
    <w:rsid w:val="0047317E"/>
    <w:rsid w:val="0047510E"/>
    <w:rsid w:val="00475DEA"/>
    <w:rsid w:val="00476F83"/>
    <w:rsid w:val="004772BC"/>
    <w:rsid w:val="00482817"/>
    <w:rsid w:val="004862A1"/>
    <w:rsid w:val="00493E7E"/>
    <w:rsid w:val="00495E0F"/>
    <w:rsid w:val="004977C3"/>
    <w:rsid w:val="004A2CF1"/>
    <w:rsid w:val="004A478A"/>
    <w:rsid w:val="004A6C45"/>
    <w:rsid w:val="004B4774"/>
    <w:rsid w:val="004B5477"/>
    <w:rsid w:val="004B61D9"/>
    <w:rsid w:val="004B6699"/>
    <w:rsid w:val="004B6B6D"/>
    <w:rsid w:val="004C0358"/>
    <w:rsid w:val="004C2554"/>
    <w:rsid w:val="004C53A4"/>
    <w:rsid w:val="004D3F29"/>
    <w:rsid w:val="004E4146"/>
    <w:rsid w:val="004E55F4"/>
    <w:rsid w:val="004E75CA"/>
    <w:rsid w:val="004E76F7"/>
    <w:rsid w:val="004F0A21"/>
    <w:rsid w:val="004F1227"/>
    <w:rsid w:val="004F1B36"/>
    <w:rsid w:val="004F478E"/>
    <w:rsid w:val="004F5B64"/>
    <w:rsid w:val="004F6DFC"/>
    <w:rsid w:val="005019A5"/>
    <w:rsid w:val="00502153"/>
    <w:rsid w:val="0050497C"/>
    <w:rsid w:val="005059EE"/>
    <w:rsid w:val="005119C7"/>
    <w:rsid w:val="00512352"/>
    <w:rsid w:val="00514B65"/>
    <w:rsid w:val="00515EB6"/>
    <w:rsid w:val="00520734"/>
    <w:rsid w:val="00520740"/>
    <w:rsid w:val="005327F5"/>
    <w:rsid w:val="00536BDD"/>
    <w:rsid w:val="0054126E"/>
    <w:rsid w:val="00545FB5"/>
    <w:rsid w:val="0055238C"/>
    <w:rsid w:val="00555C88"/>
    <w:rsid w:val="00562375"/>
    <w:rsid w:val="0056629D"/>
    <w:rsid w:val="00567909"/>
    <w:rsid w:val="0057142C"/>
    <w:rsid w:val="005734D7"/>
    <w:rsid w:val="00573B20"/>
    <w:rsid w:val="00573BA6"/>
    <w:rsid w:val="005746C4"/>
    <w:rsid w:val="00577EC2"/>
    <w:rsid w:val="005857C1"/>
    <w:rsid w:val="00592B4D"/>
    <w:rsid w:val="00595A24"/>
    <w:rsid w:val="00596AF3"/>
    <w:rsid w:val="005A1673"/>
    <w:rsid w:val="005A2C6E"/>
    <w:rsid w:val="005A5DE3"/>
    <w:rsid w:val="005B095A"/>
    <w:rsid w:val="005B4C7B"/>
    <w:rsid w:val="005C2ED5"/>
    <w:rsid w:val="005C3AC0"/>
    <w:rsid w:val="005C3B36"/>
    <w:rsid w:val="005C4764"/>
    <w:rsid w:val="005D45C8"/>
    <w:rsid w:val="005D6316"/>
    <w:rsid w:val="005E208B"/>
    <w:rsid w:val="005E35C9"/>
    <w:rsid w:val="005E7757"/>
    <w:rsid w:val="005E7C6B"/>
    <w:rsid w:val="005F430C"/>
    <w:rsid w:val="005F7020"/>
    <w:rsid w:val="005F73E1"/>
    <w:rsid w:val="006059EA"/>
    <w:rsid w:val="00606B60"/>
    <w:rsid w:val="00615D13"/>
    <w:rsid w:val="00615FD7"/>
    <w:rsid w:val="00625808"/>
    <w:rsid w:val="00625C46"/>
    <w:rsid w:val="00633B39"/>
    <w:rsid w:val="0063413F"/>
    <w:rsid w:val="00635D5D"/>
    <w:rsid w:val="006374BD"/>
    <w:rsid w:val="006427AE"/>
    <w:rsid w:val="006518AE"/>
    <w:rsid w:val="0065291A"/>
    <w:rsid w:val="00653FD1"/>
    <w:rsid w:val="00655354"/>
    <w:rsid w:val="00655BEE"/>
    <w:rsid w:val="006639CC"/>
    <w:rsid w:val="00666991"/>
    <w:rsid w:val="00670022"/>
    <w:rsid w:val="00670169"/>
    <w:rsid w:val="00674687"/>
    <w:rsid w:val="006747D4"/>
    <w:rsid w:val="00677450"/>
    <w:rsid w:val="0068068D"/>
    <w:rsid w:val="00681734"/>
    <w:rsid w:val="00686093"/>
    <w:rsid w:val="00687169"/>
    <w:rsid w:val="006940FF"/>
    <w:rsid w:val="0069594F"/>
    <w:rsid w:val="006A01B6"/>
    <w:rsid w:val="006A0D3D"/>
    <w:rsid w:val="006A2271"/>
    <w:rsid w:val="006A6E71"/>
    <w:rsid w:val="006A7601"/>
    <w:rsid w:val="006B0B88"/>
    <w:rsid w:val="006B5847"/>
    <w:rsid w:val="006B6103"/>
    <w:rsid w:val="006B7C4E"/>
    <w:rsid w:val="006C1C4A"/>
    <w:rsid w:val="006C4FBE"/>
    <w:rsid w:val="006D1B42"/>
    <w:rsid w:val="006D5560"/>
    <w:rsid w:val="006E323D"/>
    <w:rsid w:val="006E5125"/>
    <w:rsid w:val="006F0D30"/>
    <w:rsid w:val="006F2E79"/>
    <w:rsid w:val="006F53FD"/>
    <w:rsid w:val="006F7674"/>
    <w:rsid w:val="00710268"/>
    <w:rsid w:val="007136DD"/>
    <w:rsid w:val="00716ECE"/>
    <w:rsid w:val="0072093A"/>
    <w:rsid w:val="00720B49"/>
    <w:rsid w:val="007355A0"/>
    <w:rsid w:val="00737E8A"/>
    <w:rsid w:val="00742691"/>
    <w:rsid w:val="00743565"/>
    <w:rsid w:val="00743A67"/>
    <w:rsid w:val="00745EB8"/>
    <w:rsid w:val="00746E02"/>
    <w:rsid w:val="00757659"/>
    <w:rsid w:val="007576B2"/>
    <w:rsid w:val="0076042A"/>
    <w:rsid w:val="0076410A"/>
    <w:rsid w:val="00765B4D"/>
    <w:rsid w:val="00767A4E"/>
    <w:rsid w:val="00771FDD"/>
    <w:rsid w:val="00772468"/>
    <w:rsid w:val="007763BE"/>
    <w:rsid w:val="00777DB0"/>
    <w:rsid w:val="00780516"/>
    <w:rsid w:val="00784C3B"/>
    <w:rsid w:val="00785AC3"/>
    <w:rsid w:val="00785F2E"/>
    <w:rsid w:val="00793FEE"/>
    <w:rsid w:val="0079707F"/>
    <w:rsid w:val="00797EB0"/>
    <w:rsid w:val="007A3147"/>
    <w:rsid w:val="007A34C0"/>
    <w:rsid w:val="007A7F8B"/>
    <w:rsid w:val="007B2776"/>
    <w:rsid w:val="007B5D2F"/>
    <w:rsid w:val="007B7C0D"/>
    <w:rsid w:val="007C40C6"/>
    <w:rsid w:val="007C7C8B"/>
    <w:rsid w:val="007D2C08"/>
    <w:rsid w:val="007D35D6"/>
    <w:rsid w:val="007D383A"/>
    <w:rsid w:val="007D47DB"/>
    <w:rsid w:val="007E102E"/>
    <w:rsid w:val="007E293B"/>
    <w:rsid w:val="007F12CD"/>
    <w:rsid w:val="007F3248"/>
    <w:rsid w:val="007F4B86"/>
    <w:rsid w:val="007F53FC"/>
    <w:rsid w:val="007F6858"/>
    <w:rsid w:val="00801A26"/>
    <w:rsid w:val="00801ABD"/>
    <w:rsid w:val="00805BEE"/>
    <w:rsid w:val="00811E24"/>
    <w:rsid w:val="008122FF"/>
    <w:rsid w:val="00812FC9"/>
    <w:rsid w:val="008161B6"/>
    <w:rsid w:val="00816CE3"/>
    <w:rsid w:val="00817381"/>
    <w:rsid w:val="00824A50"/>
    <w:rsid w:val="00827920"/>
    <w:rsid w:val="008359CC"/>
    <w:rsid w:val="00837E92"/>
    <w:rsid w:val="0084050B"/>
    <w:rsid w:val="00856B3D"/>
    <w:rsid w:val="00857E50"/>
    <w:rsid w:val="0086431D"/>
    <w:rsid w:val="00865590"/>
    <w:rsid w:val="0086623F"/>
    <w:rsid w:val="00872C82"/>
    <w:rsid w:val="00877D0A"/>
    <w:rsid w:val="00890258"/>
    <w:rsid w:val="00891EEA"/>
    <w:rsid w:val="00894FE3"/>
    <w:rsid w:val="008965F7"/>
    <w:rsid w:val="00897872"/>
    <w:rsid w:val="008A0962"/>
    <w:rsid w:val="008A0F9B"/>
    <w:rsid w:val="008A20F7"/>
    <w:rsid w:val="008A638D"/>
    <w:rsid w:val="008A689B"/>
    <w:rsid w:val="008B02B4"/>
    <w:rsid w:val="008B2D75"/>
    <w:rsid w:val="008B324A"/>
    <w:rsid w:val="008B4170"/>
    <w:rsid w:val="008B44F1"/>
    <w:rsid w:val="008B498E"/>
    <w:rsid w:val="008C020E"/>
    <w:rsid w:val="008C1C75"/>
    <w:rsid w:val="008D22F5"/>
    <w:rsid w:val="008D6AE1"/>
    <w:rsid w:val="008D7D14"/>
    <w:rsid w:val="008D7FC0"/>
    <w:rsid w:val="008E683F"/>
    <w:rsid w:val="00903C1E"/>
    <w:rsid w:val="00916133"/>
    <w:rsid w:val="009207CD"/>
    <w:rsid w:val="00923358"/>
    <w:rsid w:val="00927F94"/>
    <w:rsid w:val="0093270D"/>
    <w:rsid w:val="00934D02"/>
    <w:rsid w:val="00943AB9"/>
    <w:rsid w:val="0094621F"/>
    <w:rsid w:val="009478C7"/>
    <w:rsid w:val="00950562"/>
    <w:rsid w:val="0095375B"/>
    <w:rsid w:val="00954440"/>
    <w:rsid w:val="00956687"/>
    <w:rsid w:val="00961702"/>
    <w:rsid w:val="00972EF0"/>
    <w:rsid w:val="00973489"/>
    <w:rsid w:val="009835D1"/>
    <w:rsid w:val="009840E1"/>
    <w:rsid w:val="00987811"/>
    <w:rsid w:val="00987BE7"/>
    <w:rsid w:val="00991458"/>
    <w:rsid w:val="00993E73"/>
    <w:rsid w:val="009951F6"/>
    <w:rsid w:val="0099537A"/>
    <w:rsid w:val="009977C6"/>
    <w:rsid w:val="009A0F3F"/>
    <w:rsid w:val="009A4065"/>
    <w:rsid w:val="009A5C9D"/>
    <w:rsid w:val="009A6894"/>
    <w:rsid w:val="009A6AFE"/>
    <w:rsid w:val="009B0B05"/>
    <w:rsid w:val="009B31AC"/>
    <w:rsid w:val="009B5429"/>
    <w:rsid w:val="009B763D"/>
    <w:rsid w:val="009C197C"/>
    <w:rsid w:val="009C4BC7"/>
    <w:rsid w:val="009D0E8E"/>
    <w:rsid w:val="009D7835"/>
    <w:rsid w:val="009E003C"/>
    <w:rsid w:val="009E2F52"/>
    <w:rsid w:val="009E5D04"/>
    <w:rsid w:val="009F14C1"/>
    <w:rsid w:val="009F558F"/>
    <w:rsid w:val="00A01638"/>
    <w:rsid w:val="00A04081"/>
    <w:rsid w:val="00A047C5"/>
    <w:rsid w:val="00A06801"/>
    <w:rsid w:val="00A1596F"/>
    <w:rsid w:val="00A178EF"/>
    <w:rsid w:val="00A20E2C"/>
    <w:rsid w:val="00A21773"/>
    <w:rsid w:val="00A226F5"/>
    <w:rsid w:val="00A25E50"/>
    <w:rsid w:val="00A25E90"/>
    <w:rsid w:val="00A30E8D"/>
    <w:rsid w:val="00A3431A"/>
    <w:rsid w:val="00A34A16"/>
    <w:rsid w:val="00A3684D"/>
    <w:rsid w:val="00A368FA"/>
    <w:rsid w:val="00A400E2"/>
    <w:rsid w:val="00A40699"/>
    <w:rsid w:val="00A44947"/>
    <w:rsid w:val="00A5710F"/>
    <w:rsid w:val="00A5757B"/>
    <w:rsid w:val="00A57693"/>
    <w:rsid w:val="00A606A6"/>
    <w:rsid w:val="00A60A77"/>
    <w:rsid w:val="00A6146A"/>
    <w:rsid w:val="00A62800"/>
    <w:rsid w:val="00A65541"/>
    <w:rsid w:val="00A657E7"/>
    <w:rsid w:val="00A65925"/>
    <w:rsid w:val="00A674BA"/>
    <w:rsid w:val="00A676B1"/>
    <w:rsid w:val="00A76A20"/>
    <w:rsid w:val="00A80806"/>
    <w:rsid w:val="00A8378E"/>
    <w:rsid w:val="00A847C7"/>
    <w:rsid w:val="00A84FFB"/>
    <w:rsid w:val="00AA0BFC"/>
    <w:rsid w:val="00AA4090"/>
    <w:rsid w:val="00AB20AE"/>
    <w:rsid w:val="00AC1EF3"/>
    <w:rsid w:val="00AD5B15"/>
    <w:rsid w:val="00AD6123"/>
    <w:rsid w:val="00AD693B"/>
    <w:rsid w:val="00AD6F98"/>
    <w:rsid w:val="00AD7293"/>
    <w:rsid w:val="00AF4AF7"/>
    <w:rsid w:val="00AF5D60"/>
    <w:rsid w:val="00B004C9"/>
    <w:rsid w:val="00B01608"/>
    <w:rsid w:val="00B02494"/>
    <w:rsid w:val="00B03172"/>
    <w:rsid w:val="00B0527E"/>
    <w:rsid w:val="00B05DB0"/>
    <w:rsid w:val="00B105C3"/>
    <w:rsid w:val="00B12104"/>
    <w:rsid w:val="00B1244D"/>
    <w:rsid w:val="00B2006C"/>
    <w:rsid w:val="00B21B6F"/>
    <w:rsid w:val="00B2543E"/>
    <w:rsid w:val="00B30B4D"/>
    <w:rsid w:val="00B33C0F"/>
    <w:rsid w:val="00B3692C"/>
    <w:rsid w:val="00B426AC"/>
    <w:rsid w:val="00B42781"/>
    <w:rsid w:val="00B533C9"/>
    <w:rsid w:val="00B578DD"/>
    <w:rsid w:val="00B57AC4"/>
    <w:rsid w:val="00B61707"/>
    <w:rsid w:val="00B631DF"/>
    <w:rsid w:val="00B65CA3"/>
    <w:rsid w:val="00B75519"/>
    <w:rsid w:val="00B807AE"/>
    <w:rsid w:val="00B941BE"/>
    <w:rsid w:val="00B94CC0"/>
    <w:rsid w:val="00BA11AB"/>
    <w:rsid w:val="00BA630B"/>
    <w:rsid w:val="00BB2DCF"/>
    <w:rsid w:val="00BB53A8"/>
    <w:rsid w:val="00BB58F4"/>
    <w:rsid w:val="00BB6DD1"/>
    <w:rsid w:val="00BC6A74"/>
    <w:rsid w:val="00BC7C06"/>
    <w:rsid w:val="00BD3F53"/>
    <w:rsid w:val="00BD40AF"/>
    <w:rsid w:val="00BD7ACD"/>
    <w:rsid w:val="00BE461A"/>
    <w:rsid w:val="00BE48E1"/>
    <w:rsid w:val="00BE4CA0"/>
    <w:rsid w:val="00BE564E"/>
    <w:rsid w:val="00BF3C7B"/>
    <w:rsid w:val="00BF3EA9"/>
    <w:rsid w:val="00BF4615"/>
    <w:rsid w:val="00BF761C"/>
    <w:rsid w:val="00C02FFF"/>
    <w:rsid w:val="00C03C7A"/>
    <w:rsid w:val="00C03E0B"/>
    <w:rsid w:val="00C0481A"/>
    <w:rsid w:val="00C07A8E"/>
    <w:rsid w:val="00C17E01"/>
    <w:rsid w:val="00C27B9B"/>
    <w:rsid w:val="00C35A57"/>
    <w:rsid w:val="00C35E95"/>
    <w:rsid w:val="00C36744"/>
    <w:rsid w:val="00C36B1D"/>
    <w:rsid w:val="00C41E92"/>
    <w:rsid w:val="00C46102"/>
    <w:rsid w:val="00C46162"/>
    <w:rsid w:val="00C56869"/>
    <w:rsid w:val="00C6388D"/>
    <w:rsid w:val="00C66829"/>
    <w:rsid w:val="00C67686"/>
    <w:rsid w:val="00C76252"/>
    <w:rsid w:val="00C83487"/>
    <w:rsid w:val="00C83D3D"/>
    <w:rsid w:val="00C871E7"/>
    <w:rsid w:val="00C91D38"/>
    <w:rsid w:val="00CA1215"/>
    <w:rsid w:val="00CA248C"/>
    <w:rsid w:val="00CA2D47"/>
    <w:rsid w:val="00CA54FD"/>
    <w:rsid w:val="00CA6EF7"/>
    <w:rsid w:val="00CB0975"/>
    <w:rsid w:val="00CB2CD9"/>
    <w:rsid w:val="00CC3BDD"/>
    <w:rsid w:val="00CC5224"/>
    <w:rsid w:val="00CC5613"/>
    <w:rsid w:val="00CD2DB9"/>
    <w:rsid w:val="00CD78CC"/>
    <w:rsid w:val="00CE1EEA"/>
    <w:rsid w:val="00CE4081"/>
    <w:rsid w:val="00CF19EA"/>
    <w:rsid w:val="00CF6DFC"/>
    <w:rsid w:val="00CF7BED"/>
    <w:rsid w:val="00D01953"/>
    <w:rsid w:val="00D03E7D"/>
    <w:rsid w:val="00D05586"/>
    <w:rsid w:val="00D135BB"/>
    <w:rsid w:val="00D14A3B"/>
    <w:rsid w:val="00D150FB"/>
    <w:rsid w:val="00D1751E"/>
    <w:rsid w:val="00D208BD"/>
    <w:rsid w:val="00D24663"/>
    <w:rsid w:val="00D24D6D"/>
    <w:rsid w:val="00D274FD"/>
    <w:rsid w:val="00D31759"/>
    <w:rsid w:val="00D342A0"/>
    <w:rsid w:val="00D352C0"/>
    <w:rsid w:val="00D35655"/>
    <w:rsid w:val="00D357F5"/>
    <w:rsid w:val="00D40F42"/>
    <w:rsid w:val="00D41159"/>
    <w:rsid w:val="00D452F2"/>
    <w:rsid w:val="00D45694"/>
    <w:rsid w:val="00D4709D"/>
    <w:rsid w:val="00D50981"/>
    <w:rsid w:val="00D520CE"/>
    <w:rsid w:val="00D6307C"/>
    <w:rsid w:val="00D67437"/>
    <w:rsid w:val="00D71320"/>
    <w:rsid w:val="00D7143A"/>
    <w:rsid w:val="00D722EF"/>
    <w:rsid w:val="00D84AC9"/>
    <w:rsid w:val="00D855F1"/>
    <w:rsid w:val="00D90CA8"/>
    <w:rsid w:val="00D91F45"/>
    <w:rsid w:val="00D92244"/>
    <w:rsid w:val="00D947C4"/>
    <w:rsid w:val="00DA232B"/>
    <w:rsid w:val="00DA2C95"/>
    <w:rsid w:val="00DB2684"/>
    <w:rsid w:val="00DC1187"/>
    <w:rsid w:val="00DC36A9"/>
    <w:rsid w:val="00DC51BA"/>
    <w:rsid w:val="00DC6BB3"/>
    <w:rsid w:val="00DC6C25"/>
    <w:rsid w:val="00DD3785"/>
    <w:rsid w:val="00DE2760"/>
    <w:rsid w:val="00DF6B04"/>
    <w:rsid w:val="00DF6FC6"/>
    <w:rsid w:val="00E019AE"/>
    <w:rsid w:val="00E038EF"/>
    <w:rsid w:val="00E124D7"/>
    <w:rsid w:val="00E13EE8"/>
    <w:rsid w:val="00E14C25"/>
    <w:rsid w:val="00E15CFC"/>
    <w:rsid w:val="00E17F5F"/>
    <w:rsid w:val="00E23015"/>
    <w:rsid w:val="00E24FAC"/>
    <w:rsid w:val="00E26E6A"/>
    <w:rsid w:val="00E32FA5"/>
    <w:rsid w:val="00E3307D"/>
    <w:rsid w:val="00E3383F"/>
    <w:rsid w:val="00E42E97"/>
    <w:rsid w:val="00E471AF"/>
    <w:rsid w:val="00E53076"/>
    <w:rsid w:val="00E5542C"/>
    <w:rsid w:val="00E557D2"/>
    <w:rsid w:val="00E55983"/>
    <w:rsid w:val="00E610EA"/>
    <w:rsid w:val="00E6207D"/>
    <w:rsid w:val="00E6254D"/>
    <w:rsid w:val="00E659C2"/>
    <w:rsid w:val="00E71EEE"/>
    <w:rsid w:val="00E73415"/>
    <w:rsid w:val="00E81709"/>
    <w:rsid w:val="00E81CF1"/>
    <w:rsid w:val="00E82325"/>
    <w:rsid w:val="00E8432E"/>
    <w:rsid w:val="00E85DD6"/>
    <w:rsid w:val="00E93560"/>
    <w:rsid w:val="00E944A6"/>
    <w:rsid w:val="00EA5471"/>
    <w:rsid w:val="00EA6634"/>
    <w:rsid w:val="00EA7C94"/>
    <w:rsid w:val="00EB2C65"/>
    <w:rsid w:val="00EC2545"/>
    <w:rsid w:val="00EC300B"/>
    <w:rsid w:val="00EC6416"/>
    <w:rsid w:val="00ED0143"/>
    <w:rsid w:val="00ED32F5"/>
    <w:rsid w:val="00ED5A2C"/>
    <w:rsid w:val="00ED763B"/>
    <w:rsid w:val="00ED7CAD"/>
    <w:rsid w:val="00EE03A1"/>
    <w:rsid w:val="00EE5AEF"/>
    <w:rsid w:val="00EE7F52"/>
    <w:rsid w:val="00EF0E82"/>
    <w:rsid w:val="00EF451C"/>
    <w:rsid w:val="00F0077F"/>
    <w:rsid w:val="00F136D5"/>
    <w:rsid w:val="00F20399"/>
    <w:rsid w:val="00F273BF"/>
    <w:rsid w:val="00F276CA"/>
    <w:rsid w:val="00F27D51"/>
    <w:rsid w:val="00F37C59"/>
    <w:rsid w:val="00F4301A"/>
    <w:rsid w:val="00F43667"/>
    <w:rsid w:val="00F44746"/>
    <w:rsid w:val="00F465DC"/>
    <w:rsid w:val="00F46A35"/>
    <w:rsid w:val="00F51B5E"/>
    <w:rsid w:val="00F52BD8"/>
    <w:rsid w:val="00F54EB9"/>
    <w:rsid w:val="00F604C1"/>
    <w:rsid w:val="00F62A7E"/>
    <w:rsid w:val="00F71958"/>
    <w:rsid w:val="00F74B8D"/>
    <w:rsid w:val="00F76136"/>
    <w:rsid w:val="00F93350"/>
    <w:rsid w:val="00F942E1"/>
    <w:rsid w:val="00F9600E"/>
    <w:rsid w:val="00FA0CAB"/>
    <w:rsid w:val="00FA51BD"/>
    <w:rsid w:val="00FB0B6F"/>
    <w:rsid w:val="00FB2B73"/>
    <w:rsid w:val="00FC1D8E"/>
    <w:rsid w:val="00FC2D1F"/>
    <w:rsid w:val="00FC3B16"/>
    <w:rsid w:val="00FC451B"/>
    <w:rsid w:val="00FC455A"/>
    <w:rsid w:val="00FC660A"/>
    <w:rsid w:val="00FC7C03"/>
    <w:rsid w:val="00FD7089"/>
    <w:rsid w:val="00FE01CC"/>
    <w:rsid w:val="00FE50F1"/>
    <w:rsid w:val="00FE5147"/>
    <w:rsid w:val="00FF0643"/>
    <w:rsid w:val="00FF0D0E"/>
    <w:rsid w:val="00FF20F0"/>
    <w:rsid w:val="00FF33B6"/>
    <w:rsid w:val="00FF366F"/>
    <w:rsid w:val="00FF568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254D"/>
    <w:pPr>
      <w:spacing w:after="0"/>
    </w:pPr>
    <w:rPr>
      <w:sz w:val="20"/>
    </w:rPr>
  </w:style>
  <w:style w:type="paragraph" w:styleId="Kop1">
    <w:name w:val="heading 1"/>
    <w:basedOn w:val="Standaard"/>
    <w:next w:val="Standaard"/>
    <w:link w:val="Kop1Char"/>
    <w:uiPriority w:val="9"/>
    <w:qFormat/>
    <w:rsid w:val="00837E92"/>
    <w:pPr>
      <w:keepNext/>
      <w:keepLines/>
      <w:numPr>
        <w:numId w:val="19"/>
      </w:numPr>
      <w:pBdr>
        <w:top w:val="single" w:sz="4" w:space="2" w:color="5F7802"/>
        <w:left w:val="single" w:sz="4" w:space="4" w:color="5F7802"/>
        <w:bottom w:val="single" w:sz="4" w:space="2" w:color="5F7802"/>
        <w:right w:val="single" w:sz="4" w:space="4" w:color="5F7802"/>
      </w:pBdr>
      <w:shd w:val="clear" w:color="91BA04" w:fill="7B9E03"/>
      <w:spacing w:before="360" w:after="120"/>
      <w:outlineLvl w:val="0"/>
    </w:pPr>
    <w:rPr>
      <w:rFonts w:asciiTheme="majorHAnsi" w:eastAsiaTheme="majorEastAsia" w:hAnsiTheme="majorHAnsi" w:cstheme="majorBidi"/>
      <w:b/>
      <w:bCs/>
      <w:color w:val="FFFFFF" w:themeColor="background1"/>
      <w:sz w:val="32"/>
      <w:szCs w:val="28"/>
    </w:rPr>
  </w:style>
  <w:style w:type="paragraph" w:styleId="Kop2">
    <w:name w:val="heading 2"/>
    <w:basedOn w:val="Standaard"/>
    <w:next w:val="Standaard"/>
    <w:link w:val="Kop2Char"/>
    <w:uiPriority w:val="9"/>
    <w:unhideWhenUsed/>
    <w:qFormat/>
    <w:rsid w:val="00633B39"/>
    <w:pPr>
      <w:keepNext/>
      <w:keepLines/>
      <w:numPr>
        <w:ilvl w:val="1"/>
        <w:numId w:val="19"/>
      </w:numPr>
      <w:spacing w:before="200" w:after="120"/>
      <w:outlineLvl w:val="1"/>
    </w:pPr>
    <w:rPr>
      <w:rFonts w:asciiTheme="majorHAnsi" w:eastAsiaTheme="majorEastAsia" w:hAnsiTheme="majorHAnsi" w:cstheme="majorBidi"/>
      <w:b/>
      <w:bCs/>
      <w:color w:val="5C5C5C"/>
      <w:sz w:val="26"/>
      <w:szCs w:val="26"/>
    </w:rPr>
  </w:style>
  <w:style w:type="paragraph" w:styleId="Kop3">
    <w:name w:val="heading 3"/>
    <w:basedOn w:val="Standaard"/>
    <w:next w:val="Standaard"/>
    <w:link w:val="Kop3Char"/>
    <w:uiPriority w:val="9"/>
    <w:unhideWhenUsed/>
    <w:qFormat/>
    <w:rsid w:val="00BA630B"/>
    <w:pPr>
      <w:keepNext/>
      <w:keepLines/>
      <w:numPr>
        <w:ilvl w:val="2"/>
        <w:numId w:val="19"/>
      </w:numPr>
      <w:spacing w:before="160" w:after="60"/>
      <w:outlineLvl w:val="2"/>
    </w:pPr>
    <w:rPr>
      <w:rFonts w:asciiTheme="majorHAnsi" w:eastAsiaTheme="majorEastAsia" w:hAnsiTheme="majorHAnsi" w:cstheme="majorBidi"/>
      <w:b/>
      <w:bCs/>
      <w:color w:val="7B9E03"/>
      <w:sz w:val="22"/>
    </w:rPr>
  </w:style>
  <w:style w:type="paragraph" w:styleId="Kop4">
    <w:name w:val="heading 4"/>
    <w:basedOn w:val="Standaard"/>
    <w:next w:val="Standaard"/>
    <w:link w:val="Kop4Char"/>
    <w:uiPriority w:val="9"/>
    <w:unhideWhenUsed/>
    <w:qFormat/>
    <w:rsid w:val="00D03E7D"/>
    <w:pPr>
      <w:keepNext/>
      <w:keepLines/>
      <w:numPr>
        <w:ilvl w:val="3"/>
        <w:numId w:val="19"/>
      </w:numPr>
      <w:spacing w:before="120" w:after="40"/>
      <w:outlineLvl w:val="3"/>
    </w:pPr>
    <w:rPr>
      <w:rFonts w:asciiTheme="majorHAnsi" w:eastAsiaTheme="majorEastAsia" w:hAnsiTheme="majorHAnsi" w:cstheme="majorBidi"/>
      <w:b/>
      <w:bCs/>
      <w:iCs/>
      <w:color w:val="8A8A8A"/>
    </w:rPr>
  </w:style>
  <w:style w:type="paragraph" w:styleId="Kop5">
    <w:name w:val="heading 5"/>
    <w:basedOn w:val="Standaard"/>
    <w:next w:val="Standaard"/>
    <w:link w:val="Kop5Char"/>
    <w:uiPriority w:val="9"/>
    <w:unhideWhenUsed/>
    <w:qFormat/>
    <w:rsid w:val="005019A5"/>
    <w:pPr>
      <w:keepNext/>
      <w:keepLines/>
      <w:numPr>
        <w:ilvl w:val="4"/>
        <w:numId w:val="19"/>
      </w:numPr>
      <w:spacing w:before="200"/>
      <w:outlineLvl w:val="4"/>
    </w:pPr>
    <w:rPr>
      <w:rFonts w:asciiTheme="majorHAnsi" w:eastAsiaTheme="majorEastAsia" w:hAnsiTheme="majorHAnsi" w:cstheme="majorBidi"/>
      <w:u w:val="single"/>
    </w:rPr>
  </w:style>
  <w:style w:type="paragraph" w:styleId="Kop6">
    <w:name w:val="heading 6"/>
    <w:basedOn w:val="Standaard"/>
    <w:next w:val="Standaard"/>
    <w:link w:val="Kop6Char"/>
    <w:uiPriority w:val="9"/>
    <w:unhideWhenUsed/>
    <w:qFormat/>
    <w:rsid w:val="006A227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784C3B"/>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784C3B"/>
    <w:pPr>
      <w:keepNext/>
      <w:keepLines/>
      <w:numPr>
        <w:ilvl w:val="7"/>
        <w:numId w:val="19"/>
      </w:numPr>
      <w:spacing w:before="20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784C3B"/>
    <w:pPr>
      <w:keepNext/>
      <w:keepLines/>
      <w:numPr>
        <w:ilvl w:val="8"/>
        <w:numId w:val="19"/>
      </w:numPr>
      <w:spacing w:before="20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ldColor">
    <w:name w:val="BoldColor"/>
    <w:basedOn w:val="Standaard"/>
    <w:link w:val="BoldColorChar"/>
    <w:qFormat/>
    <w:rsid w:val="00D4709D"/>
    <w:rPr>
      <w:rFonts w:ascii="Calibri" w:hAnsi="Calibri"/>
      <w:b/>
      <w:color w:val="7B9E03"/>
    </w:rPr>
  </w:style>
  <w:style w:type="paragraph" w:customStyle="1" w:styleId="NormalDarkGrey">
    <w:name w:val="NormalDarkGrey"/>
    <w:basedOn w:val="Standaard"/>
    <w:link w:val="NormalDarkGreyChar"/>
    <w:qFormat/>
    <w:rsid w:val="00674687"/>
    <w:rPr>
      <w:color w:val="5C5C5C"/>
    </w:rPr>
  </w:style>
  <w:style w:type="paragraph" w:customStyle="1" w:styleId="NormalGrey">
    <w:name w:val="NormalGrey"/>
    <w:basedOn w:val="NormalDarkGrey"/>
    <w:qFormat/>
    <w:rsid w:val="00674687"/>
    <w:rPr>
      <w:color w:val="8A8A8A"/>
    </w:rPr>
  </w:style>
  <w:style w:type="character" w:customStyle="1" w:styleId="Kop1Char">
    <w:name w:val="Kop 1 Char"/>
    <w:basedOn w:val="Standaardalinea-lettertype"/>
    <w:link w:val="Kop1"/>
    <w:uiPriority w:val="9"/>
    <w:rsid w:val="00837E92"/>
    <w:rPr>
      <w:rFonts w:asciiTheme="majorHAnsi" w:eastAsiaTheme="majorEastAsia" w:hAnsiTheme="majorHAnsi" w:cstheme="majorBidi"/>
      <w:b/>
      <w:bCs/>
      <w:color w:val="FFFFFF" w:themeColor="background1"/>
      <w:sz w:val="32"/>
      <w:szCs w:val="28"/>
      <w:shd w:val="clear" w:color="91BA04" w:fill="7B9E03"/>
    </w:rPr>
  </w:style>
  <w:style w:type="character" w:customStyle="1" w:styleId="Kop2Char">
    <w:name w:val="Kop 2 Char"/>
    <w:basedOn w:val="Standaardalinea-lettertype"/>
    <w:link w:val="Kop2"/>
    <w:uiPriority w:val="9"/>
    <w:rsid w:val="00633B39"/>
    <w:rPr>
      <w:rFonts w:asciiTheme="majorHAnsi" w:eastAsiaTheme="majorEastAsia" w:hAnsiTheme="majorHAnsi" w:cstheme="majorBidi"/>
      <w:b/>
      <w:bCs/>
      <w:color w:val="5C5C5C"/>
      <w:sz w:val="26"/>
      <w:szCs w:val="26"/>
    </w:rPr>
  </w:style>
  <w:style w:type="character" w:customStyle="1" w:styleId="BoldColorChar">
    <w:name w:val="BoldColor Char"/>
    <w:basedOn w:val="Standaardalinea-lettertype"/>
    <w:link w:val="BoldColor"/>
    <w:rsid w:val="00D4709D"/>
    <w:rPr>
      <w:rFonts w:ascii="Calibri" w:hAnsi="Calibri"/>
      <w:b/>
      <w:color w:val="7B9E03"/>
      <w:sz w:val="20"/>
    </w:rPr>
  </w:style>
  <w:style w:type="character" w:customStyle="1" w:styleId="NormalDarkGreyChar">
    <w:name w:val="NormalDarkGrey Char"/>
    <w:basedOn w:val="Standaardalinea-lettertype"/>
    <w:link w:val="NormalDarkGrey"/>
    <w:rsid w:val="00716ECE"/>
    <w:rPr>
      <w:color w:val="5C5C5C"/>
      <w:sz w:val="20"/>
    </w:rPr>
  </w:style>
  <w:style w:type="character" w:customStyle="1" w:styleId="Kop4Char">
    <w:name w:val="Kop 4 Char"/>
    <w:basedOn w:val="Standaardalinea-lettertype"/>
    <w:link w:val="Kop4"/>
    <w:uiPriority w:val="9"/>
    <w:rsid w:val="00D03E7D"/>
    <w:rPr>
      <w:rFonts w:asciiTheme="majorHAnsi" w:eastAsiaTheme="majorEastAsia" w:hAnsiTheme="majorHAnsi" w:cstheme="majorBidi"/>
      <w:b/>
      <w:bCs/>
      <w:iCs/>
      <w:color w:val="8A8A8A"/>
      <w:sz w:val="20"/>
    </w:rPr>
  </w:style>
  <w:style w:type="paragraph" w:styleId="Inhopg1">
    <w:name w:val="toc 1"/>
    <w:basedOn w:val="Standaard"/>
    <w:next w:val="Standaard"/>
    <w:autoRedefine/>
    <w:uiPriority w:val="39"/>
    <w:unhideWhenUsed/>
    <w:rsid w:val="00C03E0B"/>
    <w:pPr>
      <w:spacing w:before="120" w:after="120"/>
    </w:pPr>
    <w:rPr>
      <w:b/>
      <w:bCs/>
      <w:caps/>
      <w:color w:val="5F7802"/>
      <w:szCs w:val="20"/>
    </w:rPr>
  </w:style>
  <w:style w:type="paragraph" w:styleId="Inhopg2">
    <w:name w:val="toc 2"/>
    <w:basedOn w:val="Standaard"/>
    <w:next w:val="Standaard"/>
    <w:autoRedefine/>
    <w:uiPriority w:val="39"/>
    <w:unhideWhenUsed/>
    <w:rsid w:val="00295365"/>
    <w:pPr>
      <w:ind w:left="200"/>
    </w:pPr>
    <w:rPr>
      <w:smallCaps/>
      <w:szCs w:val="20"/>
    </w:rPr>
  </w:style>
  <w:style w:type="paragraph" w:styleId="Inhopg3">
    <w:name w:val="toc 3"/>
    <w:basedOn w:val="Standaard"/>
    <w:next w:val="Standaard"/>
    <w:autoRedefine/>
    <w:uiPriority w:val="39"/>
    <w:unhideWhenUsed/>
    <w:rsid w:val="00C03E0B"/>
    <w:pPr>
      <w:ind w:left="400"/>
    </w:pPr>
    <w:rPr>
      <w:i/>
      <w:iCs/>
      <w:color w:val="5C5C5C"/>
      <w:szCs w:val="20"/>
    </w:rPr>
  </w:style>
  <w:style w:type="paragraph" w:styleId="Inhopg4">
    <w:name w:val="toc 4"/>
    <w:basedOn w:val="Standaard"/>
    <w:next w:val="Standaard"/>
    <w:autoRedefine/>
    <w:uiPriority w:val="39"/>
    <w:unhideWhenUsed/>
    <w:rsid w:val="00295365"/>
    <w:pPr>
      <w:ind w:left="600"/>
    </w:pPr>
    <w:rPr>
      <w:sz w:val="18"/>
      <w:szCs w:val="18"/>
    </w:rPr>
  </w:style>
  <w:style w:type="paragraph" w:styleId="Inhopg5">
    <w:name w:val="toc 5"/>
    <w:basedOn w:val="Standaard"/>
    <w:next w:val="Standaard"/>
    <w:autoRedefine/>
    <w:uiPriority w:val="39"/>
    <w:unhideWhenUsed/>
    <w:rsid w:val="00295365"/>
    <w:pPr>
      <w:ind w:left="800"/>
    </w:pPr>
    <w:rPr>
      <w:sz w:val="18"/>
      <w:szCs w:val="18"/>
    </w:rPr>
  </w:style>
  <w:style w:type="paragraph" w:styleId="Inhopg6">
    <w:name w:val="toc 6"/>
    <w:basedOn w:val="Standaard"/>
    <w:next w:val="Standaard"/>
    <w:autoRedefine/>
    <w:uiPriority w:val="39"/>
    <w:unhideWhenUsed/>
    <w:rsid w:val="00295365"/>
    <w:pPr>
      <w:ind w:left="1000"/>
    </w:pPr>
    <w:rPr>
      <w:sz w:val="18"/>
      <w:szCs w:val="18"/>
    </w:rPr>
  </w:style>
  <w:style w:type="paragraph" w:styleId="Inhopg7">
    <w:name w:val="toc 7"/>
    <w:basedOn w:val="Standaard"/>
    <w:next w:val="Standaard"/>
    <w:autoRedefine/>
    <w:uiPriority w:val="39"/>
    <w:unhideWhenUsed/>
    <w:rsid w:val="00295365"/>
    <w:pPr>
      <w:ind w:left="1200"/>
    </w:pPr>
    <w:rPr>
      <w:sz w:val="18"/>
      <w:szCs w:val="18"/>
    </w:rPr>
  </w:style>
  <w:style w:type="paragraph" w:styleId="Inhopg8">
    <w:name w:val="toc 8"/>
    <w:basedOn w:val="Standaard"/>
    <w:next w:val="Standaard"/>
    <w:autoRedefine/>
    <w:uiPriority w:val="39"/>
    <w:unhideWhenUsed/>
    <w:rsid w:val="00295365"/>
    <w:pPr>
      <w:ind w:left="1400"/>
    </w:pPr>
    <w:rPr>
      <w:sz w:val="18"/>
      <w:szCs w:val="18"/>
    </w:rPr>
  </w:style>
  <w:style w:type="paragraph" w:styleId="Inhopg9">
    <w:name w:val="toc 9"/>
    <w:basedOn w:val="Standaard"/>
    <w:next w:val="Standaard"/>
    <w:autoRedefine/>
    <w:uiPriority w:val="39"/>
    <w:unhideWhenUsed/>
    <w:rsid w:val="00295365"/>
    <w:pPr>
      <w:ind w:left="1600"/>
    </w:pPr>
    <w:rPr>
      <w:sz w:val="18"/>
      <w:szCs w:val="18"/>
    </w:rPr>
  </w:style>
  <w:style w:type="character" w:styleId="Hyperlink">
    <w:name w:val="Hyperlink"/>
    <w:basedOn w:val="Standaardalinea-lettertype"/>
    <w:uiPriority w:val="99"/>
    <w:unhideWhenUsed/>
    <w:rsid w:val="0050497C"/>
    <w:rPr>
      <w:color w:val="0000FF" w:themeColor="hyperlink"/>
      <w:u w:val="single"/>
    </w:rPr>
  </w:style>
  <w:style w:type="paragraph" w:styleId="Ballontekst">
    <w:name w:val="Balloon Text"/>
    <w:basedOn w:val="Standaard"/>
    <w:link w:val="BallontekstChar"/>
    <w:uiPriority w:val="99"/>
    <w:semiHidden/>
    <w:unhideWhenUsed/>
    <w:rsid w:val="0050497C"/>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0497C"/>
    <w:rPr>
      <w:rFonts w:ascii="Tahoma" w:hAnsi="Tahoma" w:cs="Tahoma"/>
      <w:sz w:val="16"/>
      <w:szCs w:val="16"/>
    </w:rPr>
  </w:style>
  <w:style w:type="character" w:customStyle="1" w:styleId="Kop3Char">
    <w:name w:val="Kop 3 Char"/>
    <w:basedOn w:val="Standaardalinea-lettertype"/>
    <w:link w:val="Kop3"/>
    <w:uiPriority w:val="9"/>
    <w:rsid w:val="00BA630B"/>
    <w:rPr>
      <w:rFonts w:asciiTheme="majorHAnsi" w:eastAsiaTheme="majorEastAsia" w:hAnsiTheme="majorHAnsi" w:cstheme="majorBidi"/>
      <w:b/>
      <w:bCs/>
      <w:color w:val="7B9E03"/>
    </w:rPr>
  </w:style>
  <w:style w:type="paragraph" w:styleId="Documentstructuur">
    <w:name w:val="Document Map"/>
    <w:basedOn w:val="Standaard"/>
    <w:link w:val="DocumentstructuurChar"/>
    <w:uiPriority w:val="99"/>
    <w:semiHidden/>
    <w:unhideWhenUsed/>
    <w:rsid w:val="006C4FBE"/>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6C4FBE"/>
    <w:rPr>
      <w:rFonts w:ascii="Tahoma" w:hAnsi="Tahoma" w:cs="Tahoma"/>
      <w:sz w:val="16"/>
      <w:szCs w:val="16"/>
    </w:rPr>
  </w:style>
  <w:style w:type="paragraph" w:styleId="Lijstalinea">
    <w:name w:val="List Paragraph"/>
    <w:basedOn w:val="Standaard"/>
    <w:uiPriority w:val="34"/>
    <w:qFormat/>
    <w:rsid w:val="009951F6"/>
    <w:pPr>
      <w:numPr>
        <w:numId w:val="3"/>
      </w:numPr>
      <w:contextualSpacing/>
    </w:pPr>
  </w:style>
  <w:style w:type="paragraph" w:styleId="Bibliografie">
    <w:name w:val="Bibliography"/>
    <w:basedOn w:val="Standaard"/>
    <w:next w:val="Standaard"/>
    <w:uiPriority w:val="37"/>
    <w:unhideWhenUsed/>
    <w:rsid w:val="009951F6"/>
  </w:style>
  <w:style w:type="character" w:styleId="Titelvanboek">
    <w:name w:val="Book Title"/>
    <w:basedOn w:val="Standaardalinea-lettertype"/>
    <w:uiPriority w:val="33"/>
    <w:qFormat/>
    <w:rsid w:val="009951F6"/>
    <w:rPr>
      <w:b/>
      <w:bCs/>
      <w:smallCaps/>
      <w:spacing w:val="5"/>
    </w:rPr>
  </w:style>
  <w:style w:type="paragraph" w:styleId="Bijschrift">
    <w:name w:val="caption"/>
    <w:basedOn w:val="Standaard"/>
    <w:next w:val="Standaard"/>
    <w:uiPriority w:val="35"/>
    <w:unhideWhenUsed/>
    <w:qFormat/>
    <w:rsid w:val="009951F6"/>
    <w:pPr>
      <w:spacing w:after="200" w:line="240" w:lineRule="auto"/>
    </w:pPr>
    <w:rPr>
      <w:b/>
      <w:bCs/>
      <w:color w:val="4F81BD" w:themeColor="accent1"/>
      <w:sz w:val="18"/>
      <w:szCs w:val="18"/>
    </w:rPr>
  </w:style>
  <w:style w:type="paragraph" w:styleId="Citaat">
    <w:name w:val="Quote"/>
    <w:basedOn w:val="Standaard"/>
    <w:next w:val="Standaard"/>
    <w:link w:val="CitaatChar"/>
    <w:uiPriority w:val="29"/>
    <w:qFormat/>
    <w:rsid w:val="00D03E7D"/>
    <w:rPr>
      <w:i/>
      <w:iCs/>
      <w:color w:val="000000" w:themeColor="text1"/>
    </w:rPr>
  </w:style>
  <w:style w:type="character" w:customStyle="1" w:styleId="CitaatChar">
    <w:name w:val="Citaat Char"/>
    <w:basedOn w:val="Standaardalinea-lettertype"/>
    <w:link w:val="Citaat"/>
    <w:uiPriority w:val="29"/>
    <w:rsid w:val="00D03E7D"/>
    <w:rPr>
      <w:i/>
      <w:iCs/>
      <w:color w:val="000000" w:themeColor="text1"/>
      <w:sz w:val="20"/>
    </w:rPr>
  </w:style>
  <w:style w:type="paragraph" w:styleId="Lijstopsomteken">
    <w:name w:val="List Bullet"/>
    <w:basedOn w:val="Standaard"/>
    <w:uiPriority w:val="99"/>
    <w:semiHidden/>
    <w:unhideWhenUsed/>
    <w:rsid w:val="001974DA"/>
    <w:pPr>
      <w:numPr>
        <w:numId w:val="6"/>
      </w:numPr>
      <w:contextualSpacing/>
    </w:pPr>
  </w:style>
  <w:style w:type="table" w:styleId="Tabelraster">
    <w:name w:val="Table Grid"/>
    <w:basedOn w:val="Standaardtabel"/>
    <w:uiPriority w:val="59"/>
    <w:rsid w:val="00AD6F9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tekst">
    <w:name w:val="header"/>
    <w:basedOn w:val="Standaard"/>
    <w:link w:val="KoptekstChar"/>
    <w:uiPriority w:val="99"/>
    <w:semiHidden/>
    <w:unhideWhenUsed/>
    <w:rsid w:val="001738D2"/>
    <w:pPr>
      <w:tabs>
        <w:tab w:val="center" w:pos="4536"/>
        <w:tab w:val="right" w:pos="9072"/>
      </w:tabs>
      <w:spacing w:line="240" w:lineRule="auto"/>
    </w:pPr>
  </w:style>
  <w:style w:type="character" w:customStyle="1" w:styleId="KoptekstChar">
    <w:name w:val="Koptekst Char"/>
    <w:basedOn w:val="Standaardalinea-lettertype"/>
    <w:link w:val="Koptekst"/>
    <w:uiPriority w:val="99"/>
    <w:semiHidden/>
    <w:rsid w:val="001738D2"/>
    <w:rPr>
      <w:sz w:val="20"/>
    </w:rPr>
  </w:style>
  <w:style w:type="paragraph" w:styleId="Voettekst">
    <w:name w:val="footer"/>
    <w:basedOn w:val="Standaard"/>
    <w:link w:val="VoettekstChar"/>
    <w:uiPriority w:val="99"/>
    <w:unhideWhenUsed/>
    <w:rsid w:val="001738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738D2"/>
    <w:rPr>
      <w:sz w:val="20"/>
    </w:rPr>
  </w:style>
  <w:style w:type="paragraph" w:styleId="Tekstzonderopmaak">
    <w:name w:val="Plain Text"/>
    <w:basedOn w:val="Standaard"/>
    <w:link w:val="TekstzonderopmaakChar"/>
    <w:uiPriority w:val="99"/>
    <w:unhideWhenUsed/>
    <w:rsid w:val="001F589C"/>
    <w:pPr>
      <w:spacing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rsid w:val="001F589C"/>
    <w:rPr>
      <w:rFonts w:ascii="Consolas" w:hAnsi="Consolas"/>
      <w:sz w:val="20"/>
      <w:szCs w:val="21"/>
    </w:rPr>
  </w:style>
  <w:style w:type="paragraph" w:customStyle="1" w:styleId="DefinitionBox">
    <w:name w:val="DefinitionBox"/>
    <w:basedOn w:val="Standaard"/>
    <w:qFormat/>
    <w:rsid w:val="00E5542C"/>
    <w:pPr>
      <w:pBdr>
        <w:top w:val="single" w:sz="4" w:space="4" w:color="5F7802"/>
        <w:left w:val="single" w:sz="4" w:space="4" w:color="5F7802"/>
        <w:bottom w:val="single" w:sz="4" w:space="4" w:color="5F7802"/>
        <w:right w:val="single" w:sz="4" w:space="4" w:color="5F7802"/>
      </w:pBdr>
      <w:shd w:val="clear" w:color="auto" w:fill="DAE8A5"/>
    </w:pPr>
  </w:style>
  <w:style w:type="paragraph" w:customStyle="1" w:styleId="Code">
    <w:name w:val="Code"/>
    <w:basedOn w:val="Standaard"/>
    <w:qFormat/>
    <w:rsid w:val="003A354A"/>
    <w:pPr>
      <w:pBdr>
        <w:top w:val="dashed" w:sz="4" w:space="4" w:color="auto"/>
        <w:left w:val="dashed" w:sz="4" w:space="4" w:color="auto"/>
        <w:bottom w:val="dashed" w:sz="4" w:space="4" w:color="auto"/>
        <w:right w:val="dashed" w:sz="4" w:space="4" w:color="auto"/>
      </w:pBdr>
      <w:shd w:val="clear" w:color="auto" w:fill="F2F2F2" w:themeFill="background1" w:themeFillShade="F2"/>
    </w:pPr>
    <w:rPr>
      <w:rFonts w:ascii="Courier New" w:hAnsi="Courier New"/>
      <w:sz w:val="18"/>
      <w:lang w:val="en-US"/>
    </w:rPr>
  </w:style>
  <w:style w:type="character" w:customStyle="1" w:styleId="Kop5Char">
    <w:name w:val="Kop 5 Char"/>
    <w:basedOn w:val="Standaardalinea-lettertype"/>
    <w:link w:val="Kop5"/>
    <w:uiPriority w:val="9"/>
    <w:rsid w:val="005019A5"/>
    <w:rPr>
      <w:rFonts w:asciiTheme="majorHAnsi" w:eastAsiaTheme="majorEastAsia" w:hAnsiTheme="majorHAnsi" w:cstheme="majorBidi"/>
      <w:sz w:val="20"/>
      <w:u w:val="single"/>
    </w:rPr>
  </w:style>
  <w:style w:type="character" w:customStyle="1" w:styleId="Kop6Char">
    <w:name w:val="Kop 6 Char"/>
    <w:basedOn w:val="Standaardalinea-lettertype"/>
    <w:link w:val="Kop6"/>
    <w:uiPriority w:val="9"/>
    <w:rsid w:val="006A2271"/>
    <w:rPr>
      <w:rFonts w:asciiTheme="majorHAnsi" w:eastAsiaTheme="majorEastAsia" w:hAnsiTheme="majorHAnsi" w:cstheme="majorBidi"/>
      <w:i/>
      <w:iCs/>
      <w:color w:val="243F60" w:themeColor="accent1" w:themeShade="7F"/>
      <w:sz w:val="20"/>
    </w:rPr>
  </w:style>
  <w:style w:type="paragraph" w:customStyle="1" w:styleId="ColorBold">
    <w:name w:val="ColorBold"/>
    <w:basedOn w:val="Standaard"/>
    <w:qFormat/>
    <w:rsid w:val="00177ED4"/>
    <w:pPr>
      <w:spacing w:line="240" w:lineRule="auto"/>
    </w:pPr>
    <w:rPr>
      <w:rFonts w:ascii="Calibri" w:hAnsi="Calibri" w:cs="Times New Roman"/>
      <w:b/>
      <w:color w:val="7B9E03"/>
    </w:rPr>
  </w:style>
  <w:style w:type="character" w:customStyle="1" w:styleId="Kop7Char">
    <w:name w:val="Kop 7 Char"/>
    <w:basedOn w:val="Standaardalinea-lettertype"/>
    <w:link w:val="Kop7"/>
    <w:uiPriority w:val="9"/>
    <w:semiHidden/>
    <w:rsid w:val="00784C3B"/>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784C3B"/>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784C3B"/>
    <w:rPr>
      <w:rFonts w:asciiTheme="majorHAnsi" w:eastAsiaTheme="majorEastAsia" w:hAnsiTheme="majorHAnsi" w:cstheme="majorBidi"/>
      <w:i/>
      <w:iCs/>
      <w:color w:val="404040" w:themeColor="text1" w:themeTint="BF"/>
      <w:sz w:val="20"/>
      <w:szCs w:val="20"/>
    </w:rPr>
  </w:style>
  <w:style w:type="character" w:styleId="Verwijzingopmerking">
    <w:name w:val="annotation reference"/>
    <w:basedOn w:val="Standaardalinea-lettertype"/>
    <w:uiPriority w:val="99"/>
    <w:semiHidden/>
    <w:unhideWhenUsed/>
    <w:rsid w:val="003A2164"/>
    <w:rPr>
      <w:sz w:val="16"/>
      <w:szCs w:val="16"/>
    </w:rPr>
  </w:style>
  <w:style w:type="paragraph" w:styleId="Tekstopmerking">
    <w:name w:val="annotation text"/>
    <w:basedOn w:val="Standaard"/>
    <w:link w:val="TekstopmerkingChar"/>
    <w:uiPriority w:val="99"/>
    <w:semiHidden/>
    <w:unhideWhenUsed/>
    <w:rsid w:val="003A2164"/>
    <w:pPr>
      <w:spacing w:line="240" w:lineRule="auto"/>
    </w:pPr>
    <w:rPr>
      <w:szCs w:val="20"/>
    </w:rPr>
  </w:style>
  <w:style w:type="character" w:customStyle="1" w:styleId="TekstopmerkingChar">
    <w:name w:val="Tekst opmerking Char"/>
    <w:basedOn w:val="Standaardalinea-lettertype"/>
    <w:link w:val="Tekstopmerking"/>
    <w:uiPriority w:val="99"/>
    <w:semiHidden/>
    <w:rsid w:val="003A2164"/>
    <w:rPr>
      <w:sz w:val="20"/>
      <w:szCs w:val="20"/>
    </w:rPr>
  </w:style>
  <w:style w:type="paragraph" w:styleId="Onderwerpvanopmerking">
    <w:name w:val="annotation subject"/>
    <w:basedOn w:val="Tekstopmerking"/>
    <w:next w:val="Tekstopmerking"/>
    <w:link w:val="OnderwerpvanopmerkingChar"/>
    <w:uiPriority w:val="99"/>
    <w:semiHidden/>
    <w:unhideWhenUsed/>
    <w:rsid w:val="003A2164"/>
    <w:rPr>
      <w:b/>
      <w:bCs/>
    </w:rPr>
  </w:style>
  <w:style w:type="character" w:customStyle="1" w:styleId="OnderwerpvanopmerkingChar">
    <w:name w:val="Onderwerp van opmerking Char"/>
    <w:basedOn w:val="TekstopmerkingChar"/>
    <w:link w:val="Onderwerpvanopmerking"/>
    <w:uiPriority w:val="99"/>
    <w:semiHidden/>
    <w:rsid w:val="003A216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188381">
      <w:bodyDiv w:val="1"/>
      <w:marLeft w:val="0"/>
      <w:marRight w:val="0"/>
      <w:marTop w:val="0"/>
      <w:marBottom w:val="0"/>
      <w:divBdr>
        <w:top w:val="none" w:sz="0" w:space="0" w:color="auto"/>
        <w:left w:val="none" w:sz="0" w:space="0" w:color="auto"/>
        <w:bottom w:val="none" w:sz="0" w:space="0" w:color="auto"/>
        <w:right w:val="none" w:sz="0" w:space="0" w:color="auto"/>
      </w:divBdr>
    </w:div>
    <w:div w:id="113187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9EA34-78CF-44C1-98C1-420F862F3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48</Pages>
  <Words>9247</Words>
  <Characters>50864</Characters>
  <Application>Microsoft Office Word</Application>
  <DocSecurity>0</DocSecurity>
  <Lines>423</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Copyright 2008 – ACV Metaal</Company>
  <LinksUpToDate>false</LinksUpToDate>
  <CharactersWithSpaces>59992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Wouter</dc:creator>
  <cp:lastModifiedBy>Wouter</cp:lastModifiedBy>
  <cp:revision>8</cp:revision>
  <cp:lastPrinted>2009-03-18T18:32:00Z</cp:lastPrinted>
  <dcterms:created xsi:type="dcterms:W3CDTF">2012-02-22T08:57:00Z</dcterms:created>
  <dcterms:modified xsi:type="dcterms:W3CDTF">2012-02-22T10:45:00Z</dcterms:modified>
</cp:coreProperties>
</file>